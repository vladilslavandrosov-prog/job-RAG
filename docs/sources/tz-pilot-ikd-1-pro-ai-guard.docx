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C0832" w14:textId="2B79701E" w:rsidR="00FC6CC7" w:rsidDel="00EE41A1" w:rsidRDefault="004D2EA8" w:rsidP="00EE41A1">
      <w:pPr>
        <w:keepNext/>
        <w:keepLines/>
        <w:suppressLineNumbers/>
        <w:tabs>
          <w:tab w:val="left" w:pos="567"/>
        </w:tabs>
        <w:ind w:right="-142"/>
        <w:jc w:val="center"/>
        <w:rPr>
          <w:del w:id="0" w:author="Владислав Андросов" w:date="2026-07-24T19:15:00Z"/>
          <w:rFonts w:ascii="Arial" w:hAnsi="Arial" w:cs="Arial"/>
          <w:b/>
          <w:sz w:val="22"/>
          <w:szCs w:val="22"/>
        </w:rPr>
        <w:pPrChange w:id="1" w:author="Владислав Андросов" w:date="2026-07-24T19:15:00Z">
          <w:pPr>
            <w:keepNext/>
            <w:keepLines/>
            <w:suppressLineNumbers/>
            <w:tabs>
              <w:tab w:val="left" w:pos="567"/>
            </w:tabs>
            <w:ind w:left="426" w:right="-142" w:firstLine="567"/>
            <w:jc w:val="center"/>
          </w:pPr>
        </w:pPrChange>
      </w:pPr>
      <w:bookmarkStart w:id="2" w:name="_GoBack"/>
      <w:bookmarkEnd w:id="2"/>
      <w:del w:id="3" w:author="Владислав Андросов" w:date="2026-07-24T19:15:00Z">
        <w:r w:rsidDel="00EE41A1">
          <w:rPr>
            <w:rFonts w:ascii="Arial" w:hAnsi="Arial" w:cs="Arial"/>
            <w:b/>
            <w:sz w:val="22"/>
            <w:szCs w:val="22"/>
          </w:rPr>
          <w:delText>ДОГОВОР № ИКД-1-PRO</w:delText>
        </w:r>
      </w:del>
    </w:p>
    <w:p w14:paraId="0A4344BA" w14:textId="77777777" w:rsidR="00FC6CC7" w:rsidRDefault="00FC6CC7" w:rsidP="00EE41A1">
      <w:pPr>
        <w:keepNext/>
        <w:keepLines/>
        <w:suppressLineNumbers/>
        <w:tabs>
          <w:tab w:val="left" w:pos="567"/>
        </w:tabs>
        <w:ind w:right="-142"/>
        <w:rPr>
          <w:rFonts w:ascii="Arial" w:hAnsi="Arial" w:cs="Arial"/>
          <w:sz w:val="22"/>
          <w:szCs w:val="22"/>
        </w:rPr>
        <w:pPrChange w:id="4" w:author="Владислав Андросов" w:date="2026-07-24T19:15:00Z">
          <w:pPr>
            <w:keepNext/>
            <w:keepLines/>
            <w:suppressLineNumbers/>
            <w:tabs>
              <w:tab w:val="left" w:pos="567"/>
            </w:tabs>
            <w:ind w:left="426" w:right="-142" w:firstLine="567"/>
          </w:pPr>
        </w:pPrChange>
      </w:pPr>
    </w:p>
    <w:p w14:paraId="51B04FE3" w14:textId="135E4697" w:rsidR="00FC6CC7" w:rsidDel="00EE41A1" w:rsidRDefault="004D2EA8">
      <w:pPr>
        <w:keepNext/>
        <w:keepLines/>
        <w:suppressLineNumbers/>
        <w:tabs>
          <w:tab w:val="left" w:pos="567"/>
        </w:tabs>
        <w:ind w:left="426" w:right="-142" w:firstLine="567"/>
        <w:jc w:val="both"/>
        <w:rPr>
          <w:del w:id="5" w:author="Владислав Андросов" w:date="2026-07-24T19:15:00Z"/>
          <w:rFonts w:ascii="Arial" w:hAnsi="Arial" w:cs="Arial"/>
          <w:b/>
          <w:sz w:val="22"/>
          <w:szCs w:val="22"/>
        </w:rPr>
      </w:pPr>
      <w:del w:id="6" w:author="Владислав Андросов" w:date="2026-07-24T19:15:00Z">
        <w:r w:rsidDel="00EE41A1">
          <w:rPr>
            <w:rFonts w:ascii="Arial" w:hAnsi="Arial" w:cs="Arial"/>
            <w:b/>
            <w:sz w:val="22"/>
            <w:szCs w:val="22"/>
          </w:rPr>
          <w:delText>г. Москва</w:delText>
        </w:r>
        <w:r w:rsidDel="00EE41A1">
          <w:rPr>
            <w:rFonts w:ascii="Arial" w:hAnsi="Arial" w:cs="Arial"/>
            <w:b/>
            <w:sz w:val="22"/>
            <w:szCs w:val="22"/>
          </w:rPr>
          <w:tab/>
        </w:r>
        <w:r w:rsidDel="00EE41A1">
          <w:rPr>
            <w:rFonts w:ascii="Arial" w:hAnsi="Arial" w:cs="Arial"/>
            <w:b/>
            <w:sz w:val="22"/>
            <w:szCs w:val="22"/>
          </w:rPr>
          <w:tab/>
        </w:r>
        <w:r w:rsidDel="00EE41A1">
          <w:rPr>
            <w:rFonts w:ascii="Arial" w:hAnsi="Arial" w:cs="Arial"/>
            <w:b/>
            <w:sz w:val="22"/>
            <w:szCs w:val="22"/>
          </w:rPr>
          <w:tab/>
        </w:r>
        <w:r w:rsidDel="00EE41A1">
          <w:rPr>
            <w:rFonts w:ascii="Arial" w:hAnsi="Arial" w:cs="Arial"/>
            <w:b/>
            <w:sz w:val="22"/>
            <w:szCs w:val="22"/>
          </w:rPr>
          <w:tab/>
          <w:delText xml:space="preserve">                         </w:delText>
        </w:r>
        <w:r w:rsidDel="00EE41A1">
          <w:rPr>
            <w:rFonts w:ascii="Arial" w:hAnsi="Arial" w:cs="Arial"/>
            <w:b/>
            <w:sz w:val="22"/>
            <w:szCs w:val="22"/>
          </w:rPr>
          <w:tab/>
        </w:r>
        <w:r w:rsidDel="00EE41A1">
          <w:rPr>
            <w:rFonts w:ascii="Arial" w:hAnsi="Arial" w:cs="Arial"/>
            <w:b/>
            <w:sz w:val="22"/>
            <w:szCs w:val="22"/>
          </w:rPr>
          <w:tab/>
        </w:r>
        <w:r w:rsidDel="00EE41A1">
          <w:rPr>
            <w:rFonts w:ascii="Arial" w:hAnsi="Arial" w:cs="Arial"/>
            <w:b/>
            <w:sz w:val="22"/>
            <w:szCs w:val="22"/>
          </w:rPr>
          <w:tab/>
          <w:delText xml:space="preserve">               </w:delText>
        </w:r>
        <w:commentRangeStart w:id="7"/>
        <w:r w:rsidDel="00EE41A1">
          <w:rPr>
            <w:rFonts w:ascii="Arial" w:hAnsi="Arial" w:cs="Arial"/>
            <w:b/>
            <w:sz w:val="22"/>
            <w:szCs w:val="22"/>
          </w:rPr>
          <w:delText>«15» июля 2026 г.</w:delText>
        </w:r>
        <w:commentRangeEnd w:id="7"/>
        <w:r w:rsidDel="00EE41A1">
          <w:commentReference w:id="7"/>
        </w:r>
      </w:del>
    </w:p>
    <w:p w14:paraId="73F599C5" w14:textId="22C6D524" w:rsidR="00FC6CC7" w:rsidDel="00EE41A1" w:rsidRDefault="00FC6CC7">
      <w:pPr>
        <w:keepNext/>
        <w:keepLines/>
        <w:suppressLineNumbers/>
        <w:tabs>
          <w:tab w:val="left" w:pos="567"/>
        </w:tabs>
        <w:ind w:left="426" w:right="-142" w:firstLine="567"/>
        <w:jc w:val="both"/>
        <w:rPr>
          <w:del w:id="8" w:author="Владислав Андросов" w:date="2026-07-24T19:15:00Z"/>
          <w:rFonts w:ascii="Arial" w:hAnsi="Arial" w:cs="Arial"/>
          <w:sz w:val="22"/>
          <w:szCs w:val="22"/>
        </w:rPr>
      </w:pPr>
    </w:p>
    <w:p w14:paraId="05F7A0CD" w14:textId="5ED8185D" w:rsidR="00FC6CC7" w:rsidDel="00BC6D81" w:rsidRDefault="004D2EA8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both"/>
        <w:rPr>
          <w:del w:id="9" w:author="Владислав Андросов" w:date="2026-07-24T19:14:00Z"/>
          <w:rFonts w:ascii="Arial" w:hAnsi="Arial" w:cs="Arial"/>
          <w:sz w:val="22"/>
          <w:szCs w:val="22"/>
        </w:rPr>
      </w:pPr>
      <w:del w:id="10" w:author="Владислав Андросов" w:date="2026-07-24T19:14:00Z">
        <w:r w:rsidDel="00BC6D81">
          <w:rPr>
            <w:rFonts w:ascii="Arial" w:hAnsi="Arial" w:cs="Arial"/>
            <w:b/>
            <w:sz w:val="22"/>
            <w:szCs w:val="22"/>
          </w:rPr>
          <w:delText>АО «Инвестиционная компания Д8»</w:delText>
        </w:r>
        <w:r w:rsidDel="00BC6D81">
          <w:rPr>
            <w:rFonts w:ascii="Arial" w:hAnsi="Arial" w:cs="Arial"/>
            <w:sz w:val="22"/>
            <w:szCs w:val="22"/>
          </w:rPr>
          <w:delText>, именуемое в дальнейшем «Заказчик», в лице Генерального директора Грицука Владимира Владимировича</w:delText>
        </w:r>
        <w:r w:rsidDel="00BC6D81">
          <w:rPr>
            <w:rFonts w:ascii="Arial" w:hAnsi="Arial" w:cs="Arial"/>
            <w:sz w:val="22"/>
            <w:szCs w:val="22"/>
          </w:rPr>
          <w:delText xml:space="preserve">, действующего на основании Устава, с одной стороны, и  </w:delText>
        </w:r>
      </w:del>
    </w:p>
    <w:p w14:paraId="4A30F6D6" w14:textId="54A85A79" w:rsidR="00FC6CC7" w:rsidDel="00BC6D81" w:rsidRDefault="004D2EA8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both"/>
        <w:rPr>
          <w:del w:id="11" w:author="Владислав Андросов" w:date="2026-07-24T19:14:00Z"/>
          <w:rFonts w:ascii="Arial" w:hAnsi="Arial" w:cs="Arial"/>
          <w:sz w:val="22"/>
          <w:szCs w:val="22"/>
        </w:rPr>
      </w:pPr>
      <w:del w:id="12" w:author="Владислав Андросов" w:date="2026-07-24T19:14:00Z">
        <w:r w:rsidDel="00BC6D81">
          <w:rPr>
            <w:rFonts w:ascii="Arial" w:hAnsi="Arial" w:cs="Arial"/>
            <w:b/>
            <w:sz w:val="22"/>
            <w:szCs w:val="22"/>
          </w:rPr>
          <w:delText xml:space="preserve">ООО «АЙТИКЬЮ ПРО», </w:delText>
        </w:r>
        <w:r w:rsidDel="00BC6D81">
          <w:rPr>
            <w:rFonts w:ascii="Arial" w:hAnsi="Arial" w:cs="Arial"/>
            <w:sz w:val="22"/>
            <w:szCs w:val="22"/>
          </w:rPr>
          <w:delText xml:space="preserve">именуемое в дальнейшем «Подрядчик», в лице Генерального директора Шаронина Алексея Борисовича, действующего на основании Устава, с другой стороны, в дальнейшем совместно именуемые </w:delText>
        </w:r>
        <w:r w:rsidDel="00BC6D81">
          <w:rPr>
            <w:rFonts w:ascii="Arial" w:hAnsi="Arial" w:cs="Arial"/>
            <w:sz w:val="22"/>
            <w:szCs w:val="22"/>
          </w:rPr>
          <w:delText>«Стороны», а по отдельности «Сторона», заключили настоящий договор (далее – «Договор») о нижеследующем:</w:delText>
        </w:r>
      </w:del>
    </w:p>
    <w:p w14:paraId="537A48E8" w14:textId="59A3A7F3" w:rsidR="00FC6CC7" w:rsidDel="00BC6D81" w:rsidRDefault="00FC6CC7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both"/>
        <w:rPr>
          <w:del w:id="13" w:author="Владислав Андросов" w:date="2026-07-24T19:14:00Z"/>
          <w:rFonts w:ascii="Arial" w:hAnsi="Arial" w:cs="Arial"/>
          <w:sz w:val="22"/>
          <w:szCs w:val="22"/>
        </w:rPr>
      </w:pPr>
    </w:p>
    <w:p w14:paraId="154BCBF8" w14:textId="1C675A94" w:rsidR="00FC6CC7" w:rsidDel="00BC6D81" w:rsidRDefault="004D2EA8">
      <w:pPr>
        <w:pStyle w:val="2"/>
        <w:keepLines/>
        <w:numPr>
          <w:ilvl w:val="0"/>
          <w:numId w:val="3"/>
        </w:numPr>
        <w:suppressLineNumbers/>
        <w:tabs>
          <w:tab w:val="clear" w:pos="360"/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14" w:author="Владислав Андросов" w:date="2026-07-24T19:14:00Z"/>
          <w:rFonts w:ascii="Arial" w:hAnsi="Arial" w:cs="Arial"/>
          <w:i w:val="0"/>
          <w:sz w:val="22"/>
          <w:szCs w:val="22"/>
          <w:lang w:val="ru-RU"/>
        </w:rPr>
      </w:pPr>
      <w:del w:id="15" w:author="Владислав Андросов" w:date="2026-07-24T19:14:00Z">
        <w:r w:rsidDel="00BC6D81">
          <w:rPr>
            <w:rFonts w:ascii="Arial" w:hAnsi="Arial" w:cs="Arial"/>
            <w:i w:val="0"/>
            <w:sz w:val="22"/>
            <w:szCs w:val="22"/>
            <w:lang w:val="ru-RU"/>
          </w:rPr>
          <w:delText>Предмет Договора</w:delText>
        </w:r>
      </w:del>
    </w:p>
    <w:p w14:paraId="17DC9AD9" w14:textId="440A90D8" w:rsidR="00FC6CC7" w:rsidDel="00BC6D81" w:rsidRDefault="00FC6CC7">
      <w:pPr>
        <w:ind w:left="426" w:right="-142" w:firstLine="567"/>
        <w:rPr>
          <w:del w:id="16" w:author="Владислав Андросов" w:date="2026-07-24T19:14:00Z"/>
          <w:rFonts w:ascii="Arial" w:hAnsi="Arial" w:cs="Arial"/>
          <w:sz w:val="22"/>
          <w:szCs w:val="22"/>
          <w:lang w:eastAsia="en-US"/>
        </w:rPr>
      </w:pPr>
    </w:p>
    <w:p w14:paraId="052D41B0" w14:textId="5D4E85B1" w:rsidR="00FC6CC7" w:rsidDel="00BC6D81" w:rsidRDefault="004D2EA8">
      <w:pPr>
        <w:keepNext/>
        <w:keepLines/>
        <w:numPr>
          <w:ilvl w:val="1"/>
          <w:numId w:val="3"/>
        </w:numPr>
        <w:suppressLineNumbers/>
        <w:tabs>
          <w:tab w:val="left" w:pos="567"/>
        </w:tabs>
        <w:ind w:left="426" w:right="-142" w:firstLine="567"/>
        <w:jc w:val="both"/>
        <w:rPr>
          <w:del w:id="17" w:author="Владислав Андросов" w:date="2026-07-24T19:14:00Z"/>
          <w:rFonts w:ascii="Arial" w:hAnsi="Arial" w:cs="Arial"/>
          <w:sz w:val="22"/>
          <w:szCs w:val="22"/>
        </w:rPr>
      </w:pPr>
      <w:del w:id="18" w:author="Владислав Андросов" w:date="2026-07-24T19:14:00Z">
        <w:r w:rsidDel="00BC6D81">
          <w:rPr>
            <w:rFonts w:ascii="Arial" w:hAnsi="Arial" w:cs="Arial"/>
            <w:sz w:val="22"/>
            <w:szCs w:val="22"/>
            <w:lang w:eastAsia="en-US"/>
          </w:rPr>
          <w:delText>По настоящему Договору Подрядчик обязуется оказать Заказчику работы</w:delText>
        </w:r>
        <w:commentRangeStart w:id="19"/>
        <w:commentRangeEnd w:id="19"/>
        <w:r w:rsidDel="00BC6D81">
          <w:commentReference w:id="19"/>
        </w:r>
        <w:r w:rsidDel="00BC6D81">
          <w:rPr>
            <w:rFonts w:ascii="Arial" w:hAnsi="Arial" w:cs="Arial"/>
            <w:sz w:val="22"/>
            <w:szCs w:val="22"/>
            <w:lang w:eastAsia="en-US"/>
          </w:rPr>
          <w:delText xml:space="preserve"> </w:delText>
        </w:r>
        <w:r w:rsidDel="00BC6D81">
          <w:rPr>
            <w:rFonts w:ascii="Arial" w:hAnsi="Arial" w:cs="Arial"/>
            <w:sz w:val="22"/>
            <w:szCs w:val="22"/>
          </w:rPr>
          <w:delText xml:space="preserve">(далее – «Работы»), а Заказчик обязуется принять и оплатить </w:delText>
        </w:r>
        <w:r w:rsidDel="00BC6D81">
          <w:rPr>
            <w:rFonts w:ascii="Arial" w:hAnsi="Arial" w:cs="Arial"/>
            <w:sz w:val="22"/>
            <w:szCs w:val="22"/>
          </w:rPr>
          <w:delText xml:space="preserve">результат Работ в порядке и сроки, предусмотренные настоящим Договором. </w:delText>
        </w:r>
      </w:del>
    </w:p>
    <w:p w14:paraId="343DC206" w14:textId="1ABD997C" w:rsidR="00FC6CC7" w:rsidDel="00BC6D81" w:rsidRDefault="004D2EA8">
      <w:pPr>
        <w:keepNext/>
        <w:keepLines/>
        <w:numPr>
          <w:ilvl w:val="1"/>
          <w:numId w:val="3"/>
        </w:numPr>
        <w:suppressLineNumbers/>
        <w:tabs>
          <w:tab w:val="left" w:pos="567"/>
        </w:tabs>
        <w:ind w:left="426" w:right="-142" w:firstLine="567"/>
        <w:jc w:val="both"/>
        <w:rPr>
          <w:del w:id="20" w:author="Владислав Андросов" w:date="2026-07-24T19:14:00Z"/>
          <w:rFonts w:ascii="Arial" w:hAnsi="Arial" w:cs="Arial"/>
          <w:sz w:val="22"/>
          <w:szCs w:val="22"/>
        </w:rPr>
      </w:pPr>
      <w:bookmarkStart w:id="21" w:name="_Ref291174885"/>
      <w:del w:id="22" w:author="Владислав Андросов" w:date="2026-07-24T19:14:00Z">
        <w:r w:rsidDel="00BC6D81">
          <w:rPr>
            <w:rFonts w:ascii="Arial" w:hAnsi="Arial" w:cs="Arial"/>
            <w:sz w:val="22"/>
            <w:szCs w:val="22"/>
          </w:rPr>
          <w:delText xml:space="preserve">Перечень Работ и требования к результату Работ приведены в </w:delText>
        </w:r>
        <w:commentRangeStart w:id="23"/>
        <w:commentRangeStart w:id="24"/>
        <w:r w:rsidDel="00BC6D81">
          <w:rPr>
            <w:rFonts w:ascii="Arial" w:hAnsi="Arial" w:cs="Arial"/>
            <w:sz w:val="22"/>
            <w:szCs w:val="22"/>
          </w:rPr>
          <w:delText xml:space="preserve">Приложении №1 </w:delText>
        </w:r>
        <w:commentRangeEnd w:id="23"/>
        <w:commentRangeEnd w:id="24"/>
        <w:r w:rsidDel="00BC6D81">
          <w:commentReference w:id="23"/>
        </w:r>
        <w:r w:rsidDel="00BC6D81">
          <w:commentReference w:id="24"/>
        </w:r>
        <w:r w:rsidDel="00BC6D81">
          <w:rPr>
            <w:rFonts w:ascii="Arial" w:hAnsi="Arial" w:cs="Arial"/>
            <w:sz w:val="22"/>
            <w:szCs w:val="22"/>
          </w:rPr>
          <w:delText>к Договору, являющемся неотъемлемой частью Договора.</w:delText>
        </w:r>
        <w:bookmarkEnd w:id="21"/>
      </w:del>
    </w:p>
    <w:p w14:paraId="404925CA" w14:textId="6FA6F329" w:rsidR="00FC6CC7" w:rsidDel="00BC6D81" w:rsidRDefault="004D2EA8">
      <w:pPr>
        <w:keepNext/>
        <w:keepLines/>
        <w:numPr>
          <w:ilvl w:val="1"/>
          <w:numId w:val="3"/>
        </w:numPr>
        <w:suppressLineNumbers/>
        <w:tabs>
          <w:tab w:val="left" w:pos="567"/>
        </w:tabs>
        <w:ind w:left="426" w:right="-142" w:firstLine="567"/>
        <w:jc w:val="both"/>
        <w:rPr>
          <w:del w:id="25" w:author="Владислав Андросов" w:date="2026-07-24T19:14:00Z"/>
          <w:rFonts w:ascii="Arial" w:hAnsi="Arial" w:cs="Arial"/>
          <w:b/>
          <w:sz w:val="22"/>
          <w:szCs w:val="22"/>
        </w:rPr>
      </w:pPr>
      <w:del w:id="26" w:author="Владислав Андросов" w:date="2026-07-24T19:14:00Z">
        <w:r w:rsidDel="00BC6D81">
          <w:rPr>
            <w:rFonts w:ascii="Arial" w:hAnsi="Arial" w:cs="Arial"/>
            <w:sz w:val="22"/>
            <w:szCs w:val="22"/>
          </w:rPr>
          <w:delText xml:space="preserve">Срок выполнения Работ: </w:delText>
        </w:r>
        <w:r w:rsidDel="00BC6D81">
          <w:rPr>
            <w:rFonts w:ascii="Arial" w:hAnsi="Arial" w:cs="Arial"/>
            <w:b/>
            <w:sz w:val="22"/>
            <w:szCs w:val="22"/>
          </w:rPr>
          <w:delText>6 (Шесть) недель с момента г</w:delText>
        </w:r>
        <w:r w:rsidDel="00BC6D81">
          <w:rPr>
            <w:rFonts w:ascii="Arial" w:hAnsi="Arial" w:cs="Arial"/>
            <w:b/>
            <w:sz w:val="22"/>
            <w:szCs w:val="22"/>
          </w:rPr>
          <w:delText>отовности инфраструктуры Заказчика и подписания настоящего Договора.</w:delText>
        </w:r>
      </w:del>
    </w:p>
    <w:p w14:paraId="513B8668" w14:textId="7EDCA566" w:rsidR="00FC6CC7" w:rsidDel="00BC6D81" w:rsidRDefault="004D2EA8">
      <w:pPr>
        <w:keepNext/>
        <w:keepLines/>
        <w:numPr>
          <w:ilvl w:val="1"/>
          <w:numId w:val="3"/>
        </w:numPr>
        <w:suppressLineNumbers/>
        <w:tabs>
          <w:tab w:val="left" w:pos="567"/>
        </w:tabs>
        <w:ind w:left="426" w:right="-142" w:firstLine="567"/>
        <w:jc w:val="both"/>
        <w:rPr>
          <w:del w:id="27" w:author="Владислав Андросов" w:date="2026-07-24T19:14:00Z"/>
          <w:rFonts w:ascii="Arial" w:hAnsi="Arial" w:cs="Arial"/>
          <w:sz w:val="22"/>
          <w:szCs w:val="22"/>
        </w:rPr>
      </w:pPr>
      <w:del w:id="28" w:author="Владислав Андросов" w:date="2026-07-24T19:14:00Z">
        <w:r w:rsidDel="00BC6D81">
          <w:rPr>
            <w:rFonts w:ascii="Arial" w:hAnsi="Arial" w:cs="Arial"/>
            <w:sz w:val="22"/>
            <w:szCs w:val="22"/>
          </w:rPr>
          <w:delText>Перечень Работ и срок выполнения Работ могут быть изменены путем подписания Сторонами дополнительных соглашений к настоящему Договору.</w:delText>
        </w:r>
      </w:del>
    </w:p>
    <w:p w14:paraId="61E8F7C9" w14:textId="15602D43" w:rsidR="00FC6CC7" w:rsidDel="00BC6D81" w:rsidRDefault="004D2EA8">
      <w:pPr>
        <w:pStyle w:val="aff5"/>
        <w:widowControl w:val="0"/>
        <w:numPr>
          <w:ilvl w:val="1"/>
          <w:numId w:val="3"/>
        </w:numPr>
        <w:tabs>
          <w:tab w:val="clear" w:pos="999"/>
          <w:tab w:val="left" w:pos="0"/>
          <w:tab w:val="num" w:pos="567"/>
        </w:tabs>
        <w:spacing w:after="40"/>
        <w:ind w:left="426" w:right="-142" w:firstLine="567"/>
        <w:jc w:val="both"/>
        <w:rPr>
          <w:del w:id="29" w:author="Владислав Андросов" w:date="2026-07-24T19:14:00Z"/>
          <w:rFonts w:ascii="Arial" w:hAnsi="Arial" w:cs="Arial"/>
          <w:sz w:val="22"/>
          <w:szCs w:val="22"/>
        </w:rPr>
      </w:pPr>
      <w:del w:id="30" w:author="Владислав Андросов" w:date="2026-07-24T19:14:00Z">
        <w:r w:rsidDel="00BC6D81">
          <w:rPr>
            <w:rFonts w:ascii="Arial" w:hAnsi="Arial" w:cs="Arial"/>
            <w:sz w:val="22"/>
            <w:szCs w:val="22"/>
          </w:rPr>
          <w:delText>Стороны принимают во внимание, что Подрядчик осущест</w:delText>
        </w:r>
        <w:r w:rsidDel="00BC6D81">
          <w:rPr>
            <w:rFonts w:ascii="Arial" w:hAnsi="Arial" w:cs="Arial"/>
            <w:sz w:val="22"/>
            <w:szCs w:val="22"/>
          </w:rPr>
          <w:delText>вляет свою деятельность в качестве участника проекта создания и обеспечения функционирования инновационного центра «Сколково». Все работы по настоящему Договору выполняются Подрядчиком с использованием программного обеспечения IT Pro System, собственной ра</w:delText>
        </w:r>
        <w:r w:rsidDel="00BC6D81">
          <w:rPr>
            <w:rFonts w:ascii="Arial" w:hAnsi="Arial" w:cs="Arial"/>
            <w:sz w:val="22"/>
            <w:szCs w:val="22"/>
          </w:rPr>
          <w:delText>зработки (IT Pro System - платформа для создания и тестирования программного обеспечения с использованием технологий искусственного интеллекта).</w:delText>
        </w:r>
      </w:del>
    </w:p>
    <w:p w14:paraId="7C83FD3B" w14:textId="25B51DB6" w:rsidR="00FC6CC7" w:rsidDel="00BC6D81" w:rsidRDefault="00FC6CC7">
      <w:pPr>
        <w:pStyle w:val="aff5"/>
        <w:widowControl w:val="0"/>
        <w:tabs>
          <w:tab w:val="left" w:pos="0"/>
        </w:tabs>
        <w:spacing w:after="40"/>
        <w:ind w:left="426" w:right="-142" w:firstLine="567"/>
        <w:jc w:val="both"/>
        <w:rPr>
          <w:del w:id="31" w:author="Владислав Андросов" w:date="2026-07-24T19:14:00Z"/>
          <w:rFonts w:ascii="Arial" w:hAnsi="Arial" w:cs="Arial"/>
          <w:sz w:val="22"/>
          <w:szCs w:val="22"/>
        </w:rPr>
      </w:pPr>
    </w:p>
    <w:p w14:paraId="1F18ACF2" w14:textId="5F18D1E9" w:rsidR="00FC6CC7" w:rsidDel="00BC6D81" w:rsidRDefault="004D2EA8">
      <w:pPr>
        <w:pStyle w:val="2"/>
        <w:keepLines/>
        <w:numPr>
          <w:ilvl w:val="0"/>
          <w:numId w:val="3"/>
        </w:numPr>
        <w:suppressLineNumbers/>
        <w:tabs>
          <w:tab w:val="clear" w:pos="360"/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32" w:author="Владислав Андросов" w:date="2026-07-24T19:14:00Z"/>
          <w:rFonts w:ascii="Arial" w:hAnsi="Arial" w:cs="Arial"/>
          <w:i w:val="0"/>
          <w:sz w:val="22"/>
          <w:szCs w:val="22"/>
          <w:lang w:val="ru-RU"/>
        </w:rPr>
      </w:pPr>
      <w:del w:id="33" w:author="Владислав Андросов" w:date="2026-07-24T19:14:00Z">
        <w:r w:rsidDel="00BC6D81">
          <w:rPr>
            <w:rFonts w:ascii="Arial" w:hAnsi="Arial" w:cs="Arial"/>
            <w:i w:val="0"/>
            <w:sz w:val="22"/>
            <w:szCs w:val="22"/>
            <w:lang w:val="ru-RU"/>
          </w:rPr>
          <w:delText>Стоимость Работ и порядок оплаты</w:delText>
        </w:r>
      </w:del>
    </w:p>
    <w:p w14:paraId="6C00F8D2" w14:textId="01C76C47" w:rsidR="00FC6CC7" w:rsidDel="00BC6D81" w:rsidRDefault="004D2EA8">
      <w:pPr>
        <w:pStyle w:val="2"/>
        <w:keepLines/>
        <w:numPr>
          <w:ilvl w:val="0"/>
          <w:numId w:val="0"/>
        </w:numPr>
        <w:suppressLineNumbers/>
        <w:tabs>
          <w:tab w:val="left" w:pos="0"/>
          <w:tab w:val="left" w:pos="567"/>
        </w:tabs>
        <w:spacing w:before="0" w:after="0" w:line="240" w:lineRule="auto"/>
        <w:ind w:left="1800" w:right="-142" w:hanging="360"/>
        <w:jc w:val="center"/>
        <w:rPr>
          <w:del w:id="34" w:author="Владислав Андросов" w:date="2026-07-24T19:14:00Z"/>
          <w:rFonts w:ascii="Arial" w:hAnsi="Arial" w:cs="Arial"/>
          <w:sz w:val="22"/>
          <w:szCs w:val="22"/>
        </w:rPr>
      </w:pPr>
      <w:del w:id="35" w:author="Владислав Андросов" w:date="2026-07-24T19:14:00Z">
        <w:r w:rsidDel="00BC6D81">
          <w:rPr>
            <w:rFonts w:ascii="Arial" w:hAnsi="Arial" w:cs="Arial"/>
            <w:i w:val="0"/>
            <w:sz w:val="22"/>
            <w:szCs w:val="22"/>
            <w:lang w:val="ru-RU"/>
          </w:rPr>
          <w:delText xml:space="preserve"> </w:delText>
        </w:r>
      </w:del>
    </w:p>
    <w:p w14:paraId="7C5674FD" w14:textId="5F4008E5" w:rsidR="00FC6CC7" w:rsidDel="00BC6D81" w:rsidRDefault="004D2EA8">
      <w:pPr>
        <w:keepNext/>
        <w:keepLines/>
        <w:numPr>
          <w:ilvl w:val="1"/>
          <w:numId w:val="3"/>
        </w:numPr>
        <w:suppressLineNumbers/>
        <w:tabs>
          <w:tab w:val="left" w:pos="567"/>
        </w:tabs>
        <w:ind w:left="426" w:right="-142" w:firstLine="567"/>
        <w:jc w:val="both"/>
        <w:rPr>
          <w:del w:id="36" w:author="Владислав Андросов" w:date="2026-07-24T19:14:00Z"/>
          <w:rFonts w:ascii="Arial" w:hAnsi="Arial" w:cs="Arial"/>
          <w:sz w:val="22"/>
          <w:szCs w:val="22"/>
        </w:rPr>
      </w:pPr>
      <w:bookmarkStart w:id="37" w:name="_Ref291174851"/>
      <w:bookmarkStart w:id="38" w:name="_Ref86992195"/>
      <w:del w:id="39" w:author="Владислав Андросов" w:date="2026-07-24T19:14:00Z">
        <w:r w:rsidDel="00BC6D81">
          <w:rPr>
            <w:rFonts w:ascii="Arial" w:hAnsi="Arial" w:cs="Arial"/>
            <w:sz w:val="22"/>
            <w:szCs w:val="22"/>
          </w:rPr>
          <w:delText>Стоимость Работ составляет</w:delText>
        </w:r>
        <w:r w:rsidDel="00BC6D81">
          <w:rPr>
            <w:rFonts w:ascii="Arial" w:hAnsi="Arial" w:cs="Arial"/>
            <w:b/>
            <w:sz w:val="22"/>
            <w:szCs w:val="22"/>
          </w:rPr>
          <w:delText xml:space="preserve"> 1 500 000 (Один миллион пятьсот тысяч</w:delText>
        </w:r>
        <w:r w:rsidDel="00BC6D81">
          <w:rPr>
            <w:rFonts w:ascii="Arial" w:hAnsi="Arial" w:cs="Arial"/>
            <w:b/>
            <w:sz w:val="22"/>
            <w:szCs w:val="22"/>
          </w:rPr>
          <w:delText>) рублей 00 копеек</w:delText>
        </w:r>
        <w:r w:rsidDel="00BC6D81">
          <w:rPr>
            <w:rFonts w:ascii="Arial" w:hAnsi="Arial" w:cs="Arial"/>
            <w:sz w:val="22"/>
            <w:szCs w:val="22"/>
          </w:rPr>
          <w:delText>, НДС не облагается на основании п. 1 ст. 145.1 Налогового кодекса Российской Федерации</w:delText>
        </w:r>
        <w:bookmarkEnd w:id="37"/>
        <w:r w:rsidDel="00BC6D81">
          <w:rPr>
            <w:rFonts w:ascii="Arial" w:hAnsi="Arial" w:cs="Arial"/>
            <w:sz w:val="22"/>
            <w:szCs w:val="22"/>
          </w:rPr>
          <w:delText>.</w:delText>
        </w:r>
      </w:del>
    </w:p>
    <w:p w14:paraId="0B893802" w14:textId="10FA03B0" w:rsidR="00FC6CC7" w:rsidDel="00BC6D81" w:rsidRDefault="004D2EA8">
      <w:pPr>
        <w:keepNext/>
        <w:keepLines/>
        <w:numPr>
          <w:ilvl w:val="1"/>
          <w:numId w:val="3"/>
        </w:numPr>
        <w:suppressLineNumbers/>
        <w:tabs>
          <w:tab w:val="left" w:pos="567"/>
        </w:tabs>
        <w:ind w:left="426" w:right="-142" w:firstLine="567"/>
        <w:jc w:val="both"/>
        <w:rPr>
          <w:del w:id="40" w:author="Владислав Андросов" w:date="2026-07-24T19:14:00Z"/>
          <w:rFonts w:ascii="Arial" w:hAnsi="Arial" w:cs="Arial"/>
          <w:sz w:val="22"/>
          <w:szCs w:val="22"/>
        </w:rPr>
      </w:pPr>
      <w:del w:id="41" w:author="Владислав Андросов" w:date="2026-07-24T19:14:00Z">
        <w:r w:rsidDel="00BC6D81">
          <w:rPr>
            <w:rFonts w:ascii="Arial" w:hAnsi="Arial" w:cs="Arial"/>
            <w:sz w:val="22"/>
            <w:szCs w:val="22"/>
          </w:rPr>
          <w:delText>Оплата Работ производится в течение 10 (Десяти) рабочих дней с даты подписания обеими Сторонами Акта сдачи-приемки результата работ без замечаний и п</w:delText>
        </w:r>
        <w:r w:rsidDel="00BC6D81">
          <w:rPr>
            <w:rFonts w:ascii="Arial" w:hAnsi="Arial" w:cs="Arial"/>
            <w:sz w:val="22"/>
            <w:szCs w:val="22"/>
          </w:rPr>
          <w:delText>ри документальном подтверждении достижения всех критериев успешности пилота, установленных Приложением №1 к Договору в форме тестовых сценариев (форма Акта сдачи-приемки результата работ приведена в Приложении №2 к Договору) (далее – «Акт») и УПД, путем пе</w:delText>
        </w:r>
        <w:r w:rsidDel="00BC6D81">
          <w:rPr>
            <w:rFonts w:ascii="Arial" w:hAnsi="Arial" w:cs="Arial"/>
            <w:sz w:val="22"/>
            <w:szCs w:val="22"/>
          </w:rPr>
          <w:delText xml:space="preserve">речисления Заказчиком на расчетный счет Подрядчика денежной суммы в размере </w:delText>
        </w:r>
        <w:r w:rsidDel="00BC6D81">
          <w:rPr>
            <w:rFonts w:ascii="Arial" w:hAnsi="Arial" w:cs="Arial"/>
            <w:b/>
            <w:sz w:val="22"/>
            <w:szCs w:val="22"/>
          </w:rPr>
          <w:delText xml:space="preserve">1 500 000 (Один миллион пятьсот тысяч) рублей 00 копеек </w:delText>
        </w:r>
        <w:r w:rsidDel="00BC6D81">
          <w:rPr>
            <w:rFonts w:ascii="Arial" w:hAnsi="Arial" w:cs="Arial"/>
            <w:sz w:val="22"/>
            <w:szCs w:val="22"/>
          </w:rPr>
          <w:delText>, НДС не облагается на основании п. 1 ст. 145.1 Налогового кодекса Российской Федерации.</w:delText>
        </w:r>
      </w:del>
    </w:p>
    <w:p w14:paraId="2A366385" w14:textId="6ED49B9D" w:rsidR="00FC6CC7" w:rsidDel="00BC6D81" w:rsidRDefault="004D2EA8">
      <w:pPr>
        <w:keepNext/>
        <w:keepLines/>
        <w:numPr>
          <w:ilvl w:val="1"/>
          <w:numId w:val="3"/>
        </w:numPr>
        <w:suppressLineNumbers/>
        <w:tabs>
          <w:tab w:val="left" w:pos="567"/>
        </w:tabs>
        <w:ind w:left="426" w:right="-142" w:firstLine="567"/>
        <w:jc w:val="both"/>
        <w:rPr>
          <w:del w:id="42" w:author="Владислав Андросов" w:date="2026-07-24T19:14:00Z"/>
          <w:rFonts w:ascii="Arial" w:hAnsi="Arial" w:cs="Arial"/>
          <w:sz w:val="22"/>
          <w:szCs w:val="22"/>
          <w:lang w:eastAsia="en-US"/>
        </w:rPr>
      </w:pPr>
      <w:del w:id="43" w:author="Владислав Андросов" w:date="2026-07-24T19:14:00Z">
        <w:r w:rsidDel="00BC6D81">
          <w:rPr>
            <w:rFonts w:ascii="Arial" w:hAnsi="Arial" w:cs="Arial"/>
            <w:sz w:val="22"/>
            <w:szCs w:val="22"/>
          </w:rPr>
          <w:delText>Днем оплаты считается день списания</w:delText>
        </w:r>
        <w:r w:rsidDel="00BC6D81">
          <w:rPr>
            <w:rFonts w:ascii="Arial" w:hAnsi="Arial" w:cs="Arial"/>
            <w:sz w:val="22"/>
            <w:szCs w:val="22"/>
          </w:rPr>
          <w:delText xml:space="preserve"> денежных средств с расчетного счета банка, обслуживающего Заказчика</w:delText>
        </w:r>
        <w:r w:rsidDel="00BC6D81">
          <w:rPr>
            <w:rFonts w:ascii="Arial" w:hAnsi="Arial" w:cs="Arial"/>
            <w:sz w:val="22"/>
            <w:szCs w:val="22"/>
            <w:lang w:eastAsia="en-US"/>
          </w:rPr>
          <w:delText xml:space="preserve">. </w:delText>
        </w:r>
      </w:del>
    </w:p>
    <w:p w14:paraId="0394A10A" w14:textId="40EB8817" w:rsidR="00FC6CC7" w:rsidDel="00EE41A1" w:rsidRDefault="00FC6CC7">
      <w:pPr>
        <w:keepNext/>
        <w:keepLines/>
        <w:suppressLineNumbers/>
        <w:tabs>
          <w:tab w:val="left" w:pos="567"/>
        </w:tabs>
        <w:ind w:left="426" w:right="-142" w:firstLine="567"/>
        <w:jc w:val="both"/>
        <w:rPr>
          <w:del w:id="44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bookmarkEnd w:id="38"/>
    <w:p w14:paraId="77F2A730" w14:textId="2D1DE337" w:rsidR="00FC6CC7" w:rsidDel="00EE41A1" w:rsidRDefault="00FC6CC7">
      <w:pPr>
        <w:keepNext/>
        <w:keepLines/>
        <w:suppressLineNumbers/>
        <w:tabs>
          <w:tab w:val="left" w:pos="567"/>
        </w:tabs>
        <w:ind w:left="426" w:right="-142" w:firstLine="567"/>
        <w:jc w:val="both"/>
        <w:rPr>
          <w:del w:id="45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3304E33C" w14:textId="6A14E513" w:rsidR="00FC6CC7" w:rsidDel="00EE41A1" w:rsidRDefault="004D2EA8">
      <w:pPr>
        <w:pStyle w:val="2"/>
        <w:keepLines/>
        <w:numPr>
          <w:ilvl w:val="0"/>
          <w:numId w:val="3"/>
        </w:numPr>
        <w:suppressLineNumbers/>
        <w:tabs>
          <w:tab w:val="clear" w:pos="360"/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46" w:author="Владислав Андросов" w:date="2026-07-24T19:15:00Z"/>
          <w:rFonts w:ascii="Arial" w:hAnsi="Arial" w:cs="Arial"/>
          <w:i w:val="0"/>
          <w:sz w:val="22"/>
          <w:szCs w:val="22"/>
          <w:lang w:val="ru-RU"/>
        </w:rPr>
      </w:pPr>
      <w:del w:id="47" w:author="Владислав Андросов" w:date="2026-07-24T19:15:00Z"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 xml:space="preserve">Порядок сдачи-приемки результата Работ </w:delText>
        </w:r>
      </w:del>
    </w:p>
    <w:p w14:paraId="538E4CE1" w14:textId="3EA50336" w:rsidR="00FC6CC7" w:rsidDel="00EE41A1" w:rsidRDefault="00FC6CC7">
      <w:pPr>
        <w:rPr>
          <w:del w:id="48" w:author="Владислав Андросов" w:date="2026-07-24T19:15:00Z"/>
          <w:i/>
        </w:rPr>
      </w:pPr>
    </w:p>
    <w:p w14:paraId="5D8E45F1" w14:textId="4DB65D22" w:rsidR="00FC6CC7" w:rsidDel="00EE41A1" w:rsidRDefault="004D2EA8">
      <w:pPr>
        <w:keepNext/>
        <w:keepLines/>
        <w:numPr>
          <w:ilvl w:val="1"/>
          <w:numId w:val="3"/>
        </w:numPr>
        <w:suppressLineNumbers/>
        <w:tabs>
          <w:tab w:val="left" w:pos="567"/>
        </w:tabs>
        <w:ind w:left="426" w:right="-142" w:firstLine="567"/>
        <w:jc w:val="both"/>
        <w:rPr>
          <w:del w:id="49" w:author="Владислав Андросов" w:date="2026-07-24T19:15:00Z"/>
          <w:rFonts w:ascii="Arial" w:hAnsi="Arial" w:cs="Arial"/>
          <w:sz w:val="22"/>
          <w:szCs w:val="22"/>
        </w:rPr>
      </w:pPr>
      <w:bookmarkStart w:id="50" w:name="_Ref86993516"/>
      <w:bookmarkStart w:id="51" w:name="_Ref167874183"/>
      <w:del w:id="52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Документом, подтверждающим надлежащее выполнение Работ, является Акт, подписанный Сторонами.</w:delText>
        </w:r>
      </w:del>
    </w:p>
    <w:p w14:paraId="361E23E4" w14:textId="527631B2" w:rsidR="00FC6CC7" w:rsidDel="00EE41A1" w:rsidRDefault="004D2EA8">
      <w:pPr>
        <w:widowControl w:val="0"/>
        <w:numPr>
          <w:ilvl w:val="1"/>
          <w:numId w:val="3"/>
        </w:numPr>
        <w:tabs>
          <w:tab w:val="left" w:pos="567"/>
        </w:tabs>
        <w:ind w:left="426" w:right="-142" w:firstLine="567"/>
        <w:jc w:val="both"/>
        <w:rPr>
          <w:del w:id="53" w:author="Владислав Андросов" w:date="2026-07-24T19:15:00Z"/>
          <w:rFonts w:ascii="Arial" w:hAnsi="Arial" w:cs="Arial"/>
          <w:sz w:val="22"/>
          <w:szCs w:val="22"/>
        </w:rPr>
      </w:pPr>
      <w:del w:id="54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Подрядчик обязан в течение 10 (Десяти) рабочих дн</w:delText>
        </w:r>
        <w:r w:rsidDel="00EE41A1">
          <w:rPr>
            <w:rFonts w:ascii="Arial" w:hAnsi="Arial" w:cs="Arial"/>
            <w:sz w:val="22"/>
            <w:szCs w:val="22"/>
          </w:rPr>
          <w:delText>ей с даты окончания выполнения Работ передать Заказчику Акт вместе с Протоколом проверки критериев успешности пилота содержащим результаты прогона тестовых сценариев, предусмотренных Приложением №1 к Договору, и оценку достижения каждого критерия успешност</w:delText>
        </w:r>
        <w:r w:rsidDel="00EE41A1">
          <w:rPr>
            <w:rFonts w:ascii="Arial" w:hAnsi="Arial" w:cs="Arial"/>
            <w:sz w:val="22"/>
            <w:szCs w:val="22"/>
          </w:rPr>
          <w:delText>и. Заказчик обязан в течение 10 (Десяти) рабочих дней с даты получения Акта либо принять результат выполненных Работ, подписав Акт, либо, в случае выявления недостатков в результате выполненных Работ, направить Подрядчику письменный мотивированный отказ от</w:delText>
        </w:r>
        <w:r w:rsidDel="00EE41A1">
          <w:rPr>
            <w:rFonts w:ascii="Arial" w:hAnsi="Arial" w:cs="Arial"/>
            <w:sz w:val="22"/>
            <w:szCs w:val="22"/>
          </w:rPr>
          <w:delText xml:space="preserve"> приемки результата Работ с перечнем замечаний и сроков их устранения. Подрядчик обязан устранить замечания без взимания дополнительной платы в указанные Заказчиком сроки.</w:delText>
        </w:r>
      </w:del>
    </w:p>
    <w:p w14:paraId="30247FF8" w14:textId="65996110" w:rsidR="00FC6CC7" w:rsidDel="00EE41A1" w:rsidRDefault="004D2EA8">
      <w:pPr>
        <w:widowControl w:val="0"/>
        <w:numPr>
          <w:ilvl w:val="1"/>
          <w:numId w:val="3"/>
        </w:numPr>
        <w:tabs>
          <w:tab w:val="left" w:pos="567"/>
        </w:tabs>
        <w:ind w:left="426" w:right="-142" w:firstLine="567"/>
        <w:jc w:val="both"/>
        <w:rPr>
          <w:del w:id="55" w:author="Владислав Андросов" w:date="2026-07-24T19:15:00Z"/>
          <w:rFonts w:ascii="Arial" w:hAnsi="Arial" w:cs="Arial"/>
          <w:sz w:val="22"/>
          <w:szCs w:val="22"/>
        </w:rPr>
      </w:pPr>
      <w:del w:id="56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Совокупный срок устранения всех недостатков в рамках одного или нескольких циклов не</w:delText>
        </w:r>
        <w:r w:rsidDel="00EE41A1">
          <w:rPr>
            <w:rFonts w:ascii="Arial" w:hAnsi="Arial" w:cs="Arial"/>
            <w:sz w:val="22"/>
            <w:szCs w:val="22"/>
          </w:rPr>
          <w:delText xml:space="preserve"> может превышать 15 (Пятнадцать) рабочих дней с даты первого мотивированного отказа Заказчика, если иное не согласовано Сторонами дополнительно. Количество циклов повторной приемки в рамках указанного совокупного срока не ограничивается. После устранения н</w:delText>
        </w:r>
        <w:r w:rsidDel="00EE41A1">
          <w:rPr>
            <w:rFonts w:ascii="Arial" w:hAnsi="Arial" w:cs="Arial"/>
            <w:sz w:val="22"/>
            <w:szCs w:val="22"/>
          </w:rPr>
          <w:delText xml:space="preserve">едостатков результата Работ Подрядчик повторно направляет Заказчику Акт. Процедура повторной приемки результата Работ Заказчиком осуществляется в порядке и сроки, предусмотренные п. 3.2. Договора. </w:delText>
        </w:r>
      </w:del>
    </w:p>
    <w:p w14:paraId="034E24C4" w14:textId="71A35386" w:rsidR="00FC6CC7" w:rsidDel="00EE41A1" w:rsidRDefault="004D2EA8">
      <w:pPr>
        <w:widowControl w:val="0"/>
        <w:numPr>
          <w:ilvl w:val="1"/>
          <w:numId w:val="3"/>
        </w:numPr>
        <w:tabs>
          <w:tab w:val="num" w:pos="284"/>
          <w:tab w:val="left" w:pos="567"/>
        </w:tabs>
        <w:ind w:left="426" w:right="-142" w:firstLine="567"/>
        <w:jc w:val="both"/>
        <w:rPr>
          <w:del w:id="57" w:author="Владислав Андросов" w:date="2026-07-24T19:15:00Z"/>
          <w:rFonts w:ascii="Arial" w:hAnsi="Arial" w:cs="Arial"/>
          <w:sz w:val="22"/>
          <w:szCs w:val="22"/>
        </w:rPr>
      </w:pPr>
      <w:del w:id="58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 случае выявления Заказчиком несоответствий, ошибок, опеч</w:delText>
        </w:r>
        <w:r w:rsidDel="00EE41A1">
          <w:rPr>
            <w:rFonts w:ascii="Arial" w:hAnsi="Arial" w:cs="Arial"/>
            <w:sz w:val="22"/>
            <w:szCs w:val="22"/>
          </w:rPr>
          <w:delText>аток в предоставленном Подрядчиком Акте в течение 5 (Пяти) рабочих дней после получения Акта Заказчик информирует Подрядчика о необходимости внесения исправлений и дополнений в Акт. Подрядчик обязан в течение 3 (Трех) рабочих дней внести соответствующие ис</w:delText>
        </w:r>
        <w:r w:rsidDel="00EE41A1">
          <w:rPr>
            <w:rFonts w:ascii="Arial" w:hAnsi="Arial" w:cs="Arial"/>
            <w:sz w:val="22"/>
            <w:szCs w:val="22"/>
          </w:rPr>
          <w:delText>правления и дополнения и передать исправленную версию Акта Заказчику.</w:delText>
        </w:r>
      </w:del>
    </w:p>
    <w:p w14:paraId="28160029" w14:textId="67C5E97E" w:rsidR="00FC6CC7" w:rsidDel="00EE41A1" w:rsidRDefault="004D2EA8">
      <w:pPr>
        <w:widowControl w:val="0"/>
        <w:numPr>
          <w:ilvl w:val="1"/>
          <w:numId w:val="3"/>
        </w:numPr>
        <w:tabs>
          <w:tab w:val="num" w:pos="284"/>
          <w:tab w:val="left" w:pos="567"/>
        </w:tabs>
        <w:ind w:left="426" w:right="-142" w:firstLine="567"/>
        <w:jc w:val="both"/>
        <w:rPr>
          <w:del w:id="59" w:author="Владислав Андросов" w:date="2026-07-24T19:15:00Z"/>
          <w:rFonts w:ascii="Arial" w:hAnsi="Arial" w:cs="Arial"/>
          <w:sz w:val="22"/>
          <w:szCs w:val="22"/>
        </w:rPr>
      </w:pPr>
      <w:del w:id="60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 случае неустранения в указанный временной период недостатков, Заказчик вправе: отказаться от подписания Акта в полном объеме. В этом случае Работы считаются невыполненными, обязанность</w:delText>
        </w:r>
        <w:r w:rsidDel="00EE41A1">
          <w:rPr>
            <w:rFonts w:ascii="Arial" w:hAnsi="Arial" w:cs="Arial"/>
            <w:sz w:val="22"/>
            <w:szCs w:val="22"/>
          </w:rPr>
          <w:delText xml:space="preserve"> Заказчика по оплате не возникает, Договор прекращается без выплаты вознаграждения Подрядчику.</w:delText>
        </w:r>
      </w:del>
    </w:p>
    <w:bookmarkEnd w:id="50"/>
    <w:p w14:paraId="5A4692B3" w14:textId="2E9B778B" w:rsidR="00FC6CC7" w:rsidDel="00EE41A1" w:rsidRDefault="00FC6CC7">
      <w:pPr>
        <w:pStyle w:val="afd"/>
        <w:widowControl w:val="0"/>
        <w:tabs>
          <w:tab w:val="num" w:pos="360"/>
          <w:tab w:val="left" w:pos="567"/>
          <w:tab w:val="left" w:pos="851"/>
        </w:tabs>
        <w:ind w:left="426" w:right="-142" w:firstLine="567"/>
        <w:jc w:val="both"/>
        <w:rPr>
          <w:del w:id="61" w:author="Владислав Андросов" w:date="2026-07-24T19:15:00Z"/>
          <w:rFonts w:ascii="Arial" w:hAnsi="Arial" w:cs="Arial"/>
          <w:sz w:val="22"/>
          <w:szCs w:val="22"/>
        </w:rPr>
      </w:pPr>
    </w:p>
    <w:p w14:paraId="6076B764" w14:textId="63DDB6D7" w:rsidR="00FC6CC7" w:rsidDel="00EE41A1" w:rsidRDefault="004D2EA8">
      <w:pPr>
        <w:pStyle w:val="2"/>
        <w:keepNext w:val="0"/>
        <w:widowControl w:val="0"/>
        <w:numPr>
          <w:ilvl w:val="0"/>
          <w:numId w:val="3"/>
        </w:numPr>
        <w:tabs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62" w:author="Владислав Андросов" w:date="2026-07-24T19:15:00Z"/>
          <w:rFonts w:ascii="Arial" w:hAnsi="Arial" w:cs="Arial"/>
          <w:i w:val="0"/>
          <w:sz w:val="22"/>
          <w:szCs w:val="22"/>
          <w:lang w:val="ru-RU"/>
        </w:rPr>
      </w:pPr>
      <w:del w:id="63" w:author="Владислав Андросов" w:date="2026-07-24T19:15:00Z"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Права</w:delText>
        </w:r>
        <w:r w:rsidDel="00EE41A1">
          <w:rPr>
            <w:rFonts w:ascii="Arial" w:hAnsi="Arial" w:cs="Arial"/>
            <w:i w:val="0"/>
            <w:sz w:val="22"/>
            <w:szCs w:val="22"/>
          </w:rPr>
          <w:delText xml:space="preserve"> и </w:delText>
        </w:r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Обязанности</w:delText>
        </w:r>
        <w:r w:rsidDel="00EE41A1">
          <w:rPr>
            <w:rFonts w:ascii="Arial" w:hAnsi="Arial" w:cs="Arial"/>
            <w:i w:val="0"/>
            <w:sz w:val="22"/>
            <w:szCs w:val="22"/>
          </w:rPr>
          <w:delText xml:space="preserve"> </w:delText>
        </w:r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Сторон</w:delText>
        </w:r>
      </w:del>
    </w:p>
    <w:p w14:paraId="08AA180F" w14:textId="4BBC3FC1" w:rsidR="00FC6CC7" w:rsidDel="00EE41A1" w:rsidRDefault="00FC6CC7">
      <w:pPr>
        <w:rPr>
          <w:del w:id="64" w:author="Владислав Андросов" w:date="2026-07-24T19:15:00Z"/>
          <w:i/>
        </w:rPr>
      </w:pPr>
    </w:p>
    <w:p w14:paraId="4566536A" w14:textId="1F9322D0" w:rsidR="00FC6CC7" w:rsidDel="00EE41A1" w:rsidRDefault="004D2EA8">
      <w:pPr>
        <w:pStyle w:val="afd"/>
        <w:widowControl w:val="0"/>
        <w:numPr>
          <w:ilvl w:val="1"/>
          <w:numId w:val="3"/>
        </w:numPr>
        <w:tabs>
          <w:tab w:val="left" w:pos="426"/>
        </w:tabs>
        <w:ind w:left="426" w:right="-142" w:firstLine="567"/>
        <w:jc w:val="both"/>
        <w:rPr>
          <w:del w:id="65" w:author="Владислав Андросов" w:date="2026-07-24T19:15:00Z"/>
          <w:rFonts w:ascii="Arial" w:hAnsi="Arial" w:cs="Arial"/>
          <w:sz w:val="22"/>
          <w:szCs w:val="22"/>
          <w:u w:val="single"/>
        </w:rPr>
      </w:pPr>
      <w:bookmarkStart w:id="66" w:name="_Toc80107437"/>
      <w:bookmarkEnd w:id="51"/>
      <w:del w:id="67" w:author="Владислав Андросов" w:date="2026-07-24T19:15:00Z">
        <w:r w:rsidDel="00EE41A1">
          <w:rPr>
            <w:rFonts w:ascii="Arial" w:hAnsi="Arial" w:cs="Arial"/>
            <w:sz w:val="22"/>
            <w:szCs w:val="22"/>
            <w:u w:val="single"/>
          </w:rPr>
          <w:delText>Заказчик обязуется:</w:delText>
        </w:r>
      </w:del>
    </w:p>
    <w:p w14:paraId="019AEC6B" w14:textId="628F354D" w:rsidR="00FC6CC7" w:rsidDel="00EE41A1" w:rsidRDefault="004D2EA8">
      <w:pPr>
        <w:pStyle w:val="3"/>
        <w:keepNext w:val="0"/>
        <w:widowControl w:val="0"/>
        <w:numPr>
          <w:ilvl w:val="2"/>
          <w:numId w:val="4"/>
        </w:numPr>
        <w:tabs>
          <w:tab w:val="clear" w:pos="1440"/>
          <w:tab w:val="left" w:pos="1134"/>
        </w:tabs>
        <w:spacing w:before="0" w:after="0"/>
        <w:ind w:left="426" w:right="-142" w:firstLine="567"/>
        <w:jc w:val="both"/>
        <w:rPr>
          <w:del w:id="68" w:author="Владислав Андросов" w:date="2026-07-24T19:15:00Z"/>
          <w:b w:val="0"/>
          <w:bCs w:val="0"/>
          <w:sz w:val="22"/>
          <w:szCs w:val="22"/>
        </w:rPr>
      </w:pPr>
      <w:del w:id="69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Своевременно и в полном объеме оплатить результата Работ, оказанные Подрядчиком</w:delText>
        </w:r>
        <w:r w:rsidDel="00EE41A1">
          <w:rPr>
            <w:b w:val="0"/>
            <w:bCs w:val="0"/>
            <w:sz w:val="22"/>
            <w:szCs w:val="22"/>
          </w:rPr>
          <w:delText xml:space="preserve"> в порядке, определенном настоящим Договором;</w:delText>
        </w:r>
      </w:del>
    </w:p>
    <w:p w14:paraId="2F6C6F5B" w14:textId="3C175108" w:rsidR="00FC6CC7" w:rsidDel="00EE41A1" w:rsidRDefault="004D2EA8">
      <w:pPr>
        <w:pStyle w:val="3"/>
        <w:keepNext w:val="0"/>
        <w:widowControl w:val="0"/>
        <w:numPr>
          <w:ilvl w:val="2"/>
          <w:numId w:val="4"/>
        </w:numPr>
        <w:tabs>
          <w:tab w:val="clear" w:pos="1440"/>
          <w:tab w:val="left" w:pos="1134"/>
        </w:tabs>
        <w:spacing w:before="0" w:after="0"/>
        <w:ind w:left="426" w:right="-142" w:firstLine="567"/>
        <w:jc w:val="both"/>
        <w:rPr>
          <w:del w:id="70" w:author="Владислав Андросов" w:date="2026-07-24T19:15:00Z"/>
          <w:b w:val="0"/>
          <w:bCs w:val="0"/>
          <w:sz w:val="22"/>
          <w:szCs w:val="22"/>
        </w:rPr>
      </w:pPr>
      <w:del w:id="71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При наступлении обстоятельств, затрудняющих выполнение Подрядчиком Работ  по Договору, в течение 3 (Трех) рабочих дней информировать Подрядчика о возникновении таких обстоятельств.</w:delText>
        </w:r>
      </w:del>
    </w:p>
    <w:p w14:paraId="6DF8CF86" w14:textId="5A88F626" w:rsidR="00FC6CC7" w:rsidDel="00EE41A1" w:rsidRDefault="004D2EA8">
      <w:pPr>
        <w:pStyle w:val="afd"/>
        <w:widowControl w:val="0"/>
        <w:numPr>
          <w:ilvl w:val="1"/>
          <w:numId w:val="3"/>
        </w:numPr>
        <w:tabs>
          <w:tab w:val="left" w:pos="426"/>
          <w:tab w:val="left" w:pos="851"/>
        </w:tabs>
        <w:ind w:left="426" w:right="-142" w:firstLine="567"/>
        <w:jc w:val="both"/>
        <w:rPr>
          <w:del w:id="72" w:author="Владислав Андросов" w:date="2026-07-24T19:15:00Z"/>
          <w:rFonts w:ascii="Arial" w:hAnsi="Arial" w:cs="Arial"/>
          <w:sz w:val="22"/>
          <w:szCs w:val="22"/>
          <w:u w:val="single"/>
        </w:rPr>
      </w:pPr>
      <w:del w:id="73" w:author="Владислав Андросов" w:date="2026-07-24T19:15:00Z">
        <w:r w:rsidDel="00EE41A1">
          <w:rPr>
            <w:rFonts w:ascii="Arial" w:hAnsi="Arial" w:cs="Arial"/>
            <w:sz w:val="22"/>
            <w:szCs w:val="22"/>
            <w:u w:val="single"/>
          </w:rPr>
          <w:delText>Заказчик имеет право:</w:delText>
        </w:r>
      </w:del>
    </w:p>
    <w:p w14:paraId="7D3E285F" w14:textId="73205D45" w:rsidR="00FC6CC7" w:rsidDel="00EE41A1" w:rsidRDefault="004D2EA8">
      <w:pPr>
        <w:pStyle w:val="3"/>
        <w:keepNext w:val="0"/>
        <w:widowControl w:val="0"/>
        <w:numPr>
          <w:ilvl w:val="2"/>
          <w:numId w:val="5"/>
        </w:numPr>
        <w:tabs>
          <w:tab w:val="clear" w:pos="1440"/>
          <w:tab w:val="left" w:pos="1134"/>
        </w:tabs>
        <w:spacing w:before="0" w:after="0"/>
        <w:ind w:left="426" w:right="-142" w:firstLine="567"/>
        <w:jc w:val="both"/>
        <w:rPr>
          <w:del w:id="74" w:author="Владислав Андросов" w:date="2026-07-24T19:15:00Z"/>
          <w:b w:val="0"/>
          <w:bCs w:val="0"/>
          <w:sz w:val="22"/>
          <w:szCs w:val="22"/>
        </w:rPr>
      </w:pPr>
      <w:del w:id="75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Получать у Подрядчика и его работников всю необходимую информацию о ходе выполнение Работ.</w:delText>
        </w:r>
      </w:del>
    </w:p>
    <w:p w14:paraId="549FC144" w14:textId="11C51479" w:rsidR="00FC6CC7" w:rsidDel="00EE41A1" w:rsidRDefault="004D2EA8">
      <w:pPr>
        <w:pStyle w:val="3"/>
        <w:keepNext w:val="0"/>
        <w:widowControl w:val="0"/>
        <w:numPr>
          <w:ilvl w:val="2"/>
          <w:numId w:val="5"/>
        </w:numPr>
        <w:tabs>
          <w:tab w:val="clear" w:pos="1440"/>
          <w:tab w:val="left" w:pos="1134"/>
        </w:tabs>
        <w:spacing w:before="0" w:after="0"/>
        <w:ind w:left="426" w:right="-142" w:firstLine="567"/>
        <w:jc w:val="both"/>
        <w:rPr>
          <w:del w:id="76" w:author="Владислав Андросов" w:date="2026-07-24T19:15:00Z"/>
          <w:b w:val="0"/>
          <w:bCs w:val="0"/>
          <w:sz w:val="22"/>
          <w:szCs w:val="22"/>
        </w:rPr>
      </w:pPr>
      <w:del w:id="77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Контролировать исполнение обязательств Подрядчиком по Договору.</w:delText>
        </w:r>
      </w:del>
    </w:p>
    <w:p w14:paraId="0FC6382E" w14:textId="6B9D0465" w:rsidR="00FC6CC7" w:rsidDel="00EE41A1" w:rsidRDefault="004D2EA8">
      <w:pPr>
        <w:pStyle w:val="afd"/>
        <w:widowControl w:val="0"/>
        <w:numPr>
          <w:ilvl w:val="1"/>
          <w:numId w:val="3"/>
        </w:numPr>
        <w:tabs>
          <w:tab w:val="left" w:pos="567"/>
          <w:tab w:val="left" w:pos="851"/>
        </w:tabs>
        <w:ind w:left="426" w:right="-142" w:firstLine="567"/>
        <w:jc w:val="both"/>
        <w:rPr>
          <w:del w:id="78" w:author="Владислав Андросов" w:date="2026-07-24T19:15:00Z"/>
          <w:rFonts w:ascii="Arial" w:hAnsi="Arial" w:cs="Arial"/>
          <w:sz w:val="22"/>
          <w:szCs w:val="22"/>
          <w:u w:val="single"/>
        </w:rPr>
      </w:pPr>
      <w:del w:id="79" w:author="Владислав Андросов" w:date="2026-07-24T19:15:00Z">
        <w:r w:rsidDel="00EE41A1">
          <w:rPr>
            <w:rFonts w:ascii="Arial" w:hAnsi="Arial" w:cs="Arial"/>
            <w:sz w:val="22"/>
            <w:szCs w:val="22"/>
            <w:u w:val="single"/>
          </w:rPr>
          <w:delText>Подрядчик обязуется:</w:delText>
        </w:r>
      </w:del>
    </w:p>
    <w:p w14:paraId="6E2793D0" w14:textId="13B1D0C0" w:rsidR="00FC6CC7" w:rsidDel="00EE41A1" w:rsidRDefault="004D2EA8">
      <w:pPr>
        <w:pStyle w:val="3"/>
        <w:keepNext w:val="0"/>
        <w:widowControl w:val="0"/>
        <w:numPr>
          <w:ilvl w:val="2"/>
          <w:numId w:val="6"/>
        </w:numPr>
        <w:tabs>
          <w:tab w:val="clear" w:pos="1440"/>
          <w:tab w:val="left" w:pos="567"/>
          <w:tab w:val="left" w:pos="1134"/>
        </w:tabs>
        <w:spacing w:before="0" w:after="0"/>
        <w:ind w:left="426" w:right="-142" w:firstLine="567"/>
        <w:jc w:val="both"/>
        <w:rPr>
          <w:del w:id="80" w:author="Владислав Андросов" w:date="2026-07-24T19:15:00Z"/>
          <w:b w:val="0"/>
          <w:bCs w:val="0"/>
          <w:sz w:val="22"/>
          <w:szCs w:val="22"/>
        </w:rPr>
      </w:pPr>
      <w:del w:id="81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 xml:space="preserve">Выполнить Работы, согласованные Сторонами в Приложении № 1 к </w:delText>
        </w:r>
        <w:r w:rsidDel="00EE41A1">
          <w:rPr>
            <w:b w:val="0"/>
            <w:bCs w:val="0"/>
            <w:sz w:val="22"/>
            <w:szCs w:val="22"/>
          </w:rPr>
          <w:delText>Договору надлежащего качества, в сроки и на условиях настоящего Договора и Приложений к нему.</w:delText>
        </w:r>
      </w:del>
    </w:p>
    <w:p w14:paraId="2E619788" w14:textId="2AA338EF" w:rsidR="00FC6CC7" w:rsidDel="00EE41A1" w:rsidRDefault="004D2EA8">
      <w:pPr>
        <w:pStyle w:val="3"/>
        <w:keepNext w:val="0"/>
        <w:widowControl w:val="0"/>
        <w:numPr>
          <w:ilvl w:val="2"/>
          <w:numId w:val="33"/>
        </w:numPr>
        <w:tabs>
          <w:tab w:val="left" w:pos="1134"/>
        </w:tabs>
        <w:spacing w:before="0" w:after="0"/>
        <w:ind w:left="426" w:right="-142" w:firstLine="567"/>
        <w:jc w:val="both"/>
        <w:rPr>
          <w:del w:id="82" w:author="Владислав Андросов" w:date="2026-07-24T19:15:00Z"/>
          <w:b w:val="0"/>
          <w:bCs w:val="0"/>
          <w:sz w:val="22"/>
          <w:szCs w:val="22"/>
        </w:rPr>
      </w:pPr>
      <w:del w:id="83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При наступлении обстоятельств, затрудняющих выполнения Подрядчиком Работ по Договору, в течение 3 (Трех) рабочих дней информировать Заказчика о возникновении таки</w:delText>
        </w:r>
        <w:r w:rsidDel="00EE41A1">
          <w:rPr>
            <w:b w:val="0"/>
            <w:bCs w:val="0"/>
            <w:sz w:val="22"/>
            <w:szCs w:val="22"/>
          </w:rPr>
          <w:delText>х обстоятельств.</w:delText>
        </w:r>
      </w:del>
    </w:p>
    <w:p w14:paraId="4265F475" w14:textId="732F67CD" w:rsidR="00FC6CC7" w:rsidDel="00EE41A1" w:rsidRDefault="004D2EA8">
      <w:pPr>
        <w:pStyle w:val="3"/>
        <w:keepNext w:val="0"/>
        <w:widowControl w:val="0"/>
        <w:numPr>
          <w:ilvl w:val="2"/>
          <w:numId w:val="33"/>
        </w:numPr>
        <w:tabs>
          <w:tab w:val="left" w:pos="1134"/>
        </w:tabs>
        <w:spacing w:before="0" w:after="0"/>
        <w:ind w:left="426" w:right="-142" w:firstLine="567"/>
        <w:jc w:val="both"/>
        <w:rPr>
          <w:del w:id="84" w:author="Владислав Андросов" w:date="2026-07-24T19:15:00Z"/>
          <w:b w:val="0"/>
          <w:bCs w:val="0"/>
          <w:sz w:val="22"/>
          <w:szCs w:val="22"/>
        </w:rPr>
      </w:pPr>
      <w:del w:id="85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По запросу Заказчика предоставлять необходимую информацию о ходе выполнения Работ.</w:delText>
        </w:r>
      </w:del>
    </w:p>
    <w:p w14:paraId="5C600BBD" w14:textId="09A06849" w:rsidR="00FC6CC7" w:rsidDel="00EE41A1" w:rsidRDefault="004D2EA8">
      <w:pPr>
        <w:pStyle w:val="3"/>
        <w:keepNext w:val="0"/>
        <w:widowControl w:val="0"/>
        <w:numPr>
          <w:ilvl w:val="2"/>
          <w:numId w:val="6"/>
        </w:numPr>
        <w:tabs>
          <w:tab w:val="clear" w:pos="1440"/>
          <w:tab w:val="left" w:pos="567"/>
          <w:tab w:val="left" w:pos="1134"/>
        </w:tabs>
        <w:spacing w:before="0" w:after="0"/>
        <w:ind w:left="426" w:right="-142" w:firstLine="567"/>
        <w:jc w:val="both"/>
        <w:rPr>
          <w:del w:id="86" w:author="Владислав Андросов" w:date="2026-07-24T19:15:00Z"/>
          <w:b w:val="0"/>
          <w:bCs w:val="0"/>
          <w:sz w:val="22"/>
          <w:szCs w:val="22"/>
        </w:rPr>
      </w:pPr>
      <w:del w:id="87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При выполнении Работ соблюдать правила пропускного и внутриобъектового режимов, утвержденных Заказчиком, техники безопасности, внутреннего распорядка и орга</w:delText>
        </w:r>
        <w:r w:rsidDel="00EE41A1">
          <w:rPr>
            <w:b w:val="0"/>
            <w:bCs w:val="0"/>
            <w:sz w:val="22"/>
            <w:szCs w:val="22"/>
          </w:rPr>
          <w:delText>низационно-распорядительных документов Заказчика.</w:delText>
        </w:r>
      </w:del>
    </w:p>
    <w:p w14:paraId="6BAF2654" w14:textId="0BBFE444" w:rsidR="00FC6CC7" w:rsidDel="00EE41A1" w:rsidRDefault="004D2EA8">
      <w:pPr>
        <w:pStyle w:val="afd"/>
        <w:widowControl w:val="0"/>
        <w:numPr>
          <w:ilvl w:val="1"/>
          <w:numId w:val="33"/>
        </w:numPr>
        <w:tabs>
          <w:tab w:val="left" w:pos="567"/>
          <w:tab w:val="left" w:pos="851"/>
        </w:tabs>
        <w:ind w:left="426" w:right="-142" w:firstLine="567"/>
        <w:jc w:val="both"/>
        <w:rPr>
          <w:del w:id="88" w:author="Владислав Андросов" w:date="2026-07-24T19:15:00Z"/>
          <w:rFonts w:ascii="Arial" w:hAnsi="Arial" w:cs="Arial"/>
          <w:sz w:val="22"/>
          <w:szCs w:val="22"/>
          <w:u w:val="single"/>
        </w:rPr>
      </w:pPr>
      <w:del w:id="89" w:author="Владислав Андросов" w:date="2026-07-24T19:15:00Z">
        <w:r w:rsidDel="00EE41A1">
          <w:rPr>
            <w:rFonts w:ascii="Arial" w:hAnsi="Arial" w:cs="Arial"/>
            <w:sz w:val="22"/>
            <w:szCs w:val="22"/>
            <w:u w:val="single"/>
          </w:rPr>
          <w:delText>Подрядчик имеет право:</w:delText>
        </w:r>
      </w:del>
    </w:p>
    <w:p w14:paraId="395E4819" w14:textId="58857687" w:rsidR="00FC6CC7" w:rsidDel="00EE41A1" w:rsidRDefault="004D2EA8">
      <w:pPr>
        <w:pStyle w:val="3"/>
        <w:keepNext w:val="0"/>
        <w:widowControl w:val="0"/>
        <w:numPr>
          <w:ilvl w:val="2"/>
          <w:numId w:val="7"/>
        </w:numPr>
        <w:tabs>
          <w:tab w:val="left" w:pos="567"/>
          <w:tab w:val="left" w:pos="1134"/>
        </w:tabs>
        <w:spacing w:before="0" w:after="0"/>
        <w:ind w:left="426" w:right="-142" w:firstLine="567"/>
        <w:jc w:val="both"/>
        <w:rPr>
          <w:del w:id="90" w:author="Владислав Андросов" w:date="2026-07-24T19:15:00Z"/>
          <w:b w:val="0"/>
          <w:bCs w:val="0"/>
          <w:sz w:val="22"/>
          <w:szCs w:val="22"/>
        </w:rPr>
      </w:pPr>
      <w:del w:id="91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Самостоятельно определять способ выполнения Работ;</w:delText>
        </w:r>
      </w:del>
    </w:p>
    <w:p w14:paraId="7100A9FE" w14:textId="03142E03" w:rsidR="00FC6CC7" w:rsidDel="00EE41A1" w:rsidRDefault="004D2EA8">
      <w:pPr>
        <w:pStyle w:val="3"/>
        <w:keepNext w:val="0"/>
        <w:widowControl w:val="0"/>
        <w:numPr>
          <w:ilvl w:val="2"/>
          <w:numId w:val="7"/>
        </w:numPr>
        <w:tabs>
          <w:tab w:val="left" w:pos="567"/>
          <w:tab w:val="left" w:pos="1134"/>
        </w:tabs>
        <w:spacing w:before="0" w:after="0"/>
        <w:ind w:left="426" w:right="-142" w:firstLine="567"/>
        <w:jc w:val="both"/>
        <w:rPr>
          <w:del w:id="92" w:author="Владислав Андросов" w:date="2026-07-24T19:15:00Z"/>
          <w:b w:val="0"/>
          <w:bCs w:val="0"/>
          <w:sz w:val="22"/>
          <w:szCs w:val="22"/>
        </w:rPr>
      </w:pPr>
      <w:del w:id="93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Получать от Заказчика информацию, необходимую для полноценного выполнения Работ</w:delText>
        </w:r>
        <w:r w:rsidDel="00EE41A1">
          <w:rPr>
            <w:b w:val="0"/>
            <w:bCs w:val="0"/>
            <w:sz w:val="22"/>
            <w:szCs w:val="22"/>
          </w:rPr>
          <w:delText>, в том числе проводить интервью и рабочие совещания с работниками Заказчика, имеющими непосредственное отношение к выполнению Работ.</w:delText>
        </w:r>
      </w:del>
    </w:p>
    <w:p w14:paraId="418656FB" w14:textId="02591B03" w:rsidR="00FC6CC7" w:rsidDel="00EE41A1" w:rsidRDefault="004D2EA8">
      <w:pPr>
        <w:pStyle w:val="3"/>
        <w:keepNext w:val="0"/>
        <w:widowControl w:val="0"/>
        <w:numPr>
          <w:ilvl w:val="2"/>
          <w:numId w:val="7"/>
        </w:numPr>
        <w:tabs>
          <w:tab w:val="left" w:pos="567"/>
          <w:tab w:val="left" w:pos="1134"/>
        </w:tabs>
        <w:spacing w:before="0" w:after="0"/>
        <w:ind w:left="426" w:right="-142" w:firstLine="567"/>
        <w:jc w:val="both"/>
        <w:rPr>
          <w:del w:id="94" w:author="Владислав Андросов" w:date="2026-07-24T19:15:00Z"/>
          <w:b w:val="0"/>
          <w:bCs w:val="0"/>
          <w:sz w:val="22"/>
          <w:szCs w:val="22"/>
        </w:rPr>
      </w:pPr>
      <w:del w:id="95" w:author="Владислав Андросов" w:date="2026-07-24T19:15:00Z">
        <w:r w:rsidDel="00EE41A1">
          <w:rPr>
            <w:b w:val="0"/>
            <w:bCs w:val="0"/>
            <w:sz w:val="22"/>
            <w:szCs w:val="22"/>
          </w:rPr>
          <w:delText>Полагаться на достоверность информации, передаваемой Заказчиком.</w:delText>
        </w:r>
        <w:bookmarkStart w:id="96" w:name="_Toc79304003"/>
        <w:bookmarkEnd w:id="96"/>
      </w:del>
    </w:p>
    <w:p w14:paraId="06EFA1C8" w14:textId="2F6E0407" w:rsidR="00FC6CC7" w:rsidDel="00EE41A1" w:rsidRDefault="00FC6CC7">
      <w:pPr>
        <w:rPr>
          <w:del w:id="97" w:author="Владислав Андросов" w:date="2026-07-24T19:15:00Z"/>
        </w:rPr>
      </w:pPr>
    </w:p>
    <w:p w14:paraId="59C3AFA0" w14:textId="70BB549F" w:rsidR="00FC6CC7" w:rsidDel="00EE41A1" w:rsidRDefault="004D2EA8">
      <w:pPr>
        <w:pStyle w:val="2"/>
        <w:keepNext w:val="0"/>
        <w:widowControl w:val="0"/>
        <w:numPr>
          <w:ilvl w:val="0"/>
          <w:numId w:val="33"/>
        </w:numPr>
        <w:tabs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98" w:author="Владислав Андросов" w:date="2026-07-24T19:15:00Z"/>
          <w:rFonts w:ascii="Arial" w:hAnsi="Arial" w:cs="Arial"/>
          <w:i w:val="0"/>
          <w:sz w:val="22"/>
          <w:szCs w:val="22"/>
          <w:lang w:val="ru-RU"/>
        </w:rPr>
      </w:pPr>
      <w:del w:id="99" w:author="Владислав Андросов" w:date="2026-07-24T19:15:00Z"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Антикоррупционная оговорка</w:delText>
        </w:r>
      </w:del>
    </w:p>
    <w:p w14:paraId="4335822A" w14:textId="5DAA3EDD" w:rsidR="00FC6CC7" w:rsidDel="00EE41A1" w:rsidRDefault="00FC6CC7">
      <w:pPr>
        <w:ind w:left="426" w:right="-142" w:firstLine="567"/>
        <w:rPr>
          <w:del w:id="100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537E3B11" w14:textId="17B0ABBD" w:rsidR="00FC6CC7" w:rsidDel="00EE41A1" w:rsidRDefault="004D2EA8">
      <w:pPr>
        <w:pStyle w:val="aff5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01" w:author="Владислав Андросов" w:date="2026-07-24T19:15:00Z"/>
          <w:rFonts w:ascii="Arial" w:hAnsi="Arial" w:cs="Arial"/>
          <w:sz w:val="22"/>
          <w:szCs w:val="22"/>
        </w:rPr>
      </w:pPr>
      <w:del w:id="102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При исполнении своих обязате</w:delText>
        </w:r>
        <w:r w:rsidDel="00EE41A1">
          <w:rPr>
            <w:rFonts w:ascii="Arial" w:hAnsi="Arial" w:cs="Arial"/>
            <w:sz w:val="22"/>
            <w:szCs w:val="22"/>
          </w:rPr>
          <w:delText>льств по настоящему договору Стороны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</w:delText>
        </w:r>
        <w:r w:rsidDel="00EE41A1">
          <w:rPr>
            <w:rFonts w:ascii="Arial" w:hAnsi="Arial" w:cs="Arial"/>
            <w:sz w:val="22"/>
            <w:szCs w:val="22"/>
          </w:rPr>
          <w:delText>о неправомерные конкурентные или иные коммерческие преимущества.</w:delText>
        </w:r>
      </w:del>
    </w:p>
    <w:p w14:paraId="2CACEF9E" w14:textId="6E7DCCCC" w:rsidR="00FC6CC7" w:rsidDel="00EE41A1" w:rsidRDefault="004D2EA8">
      <w:pPr>
        <w:pStyle w:val="aff5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03" w:author="Владислав Андросов" w:date="2026-07-24T19:15:00Z"/>
          <w:rFonts w:ascii="Arial" w:hAnsi="Arial" w:cs="Arial"/>
          <w:sz w:val="22"/>
          <w:szCs w:val="22"/>
        </w:rPr>
      </w:pPr>
      <w:del w:id="104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При исполнении своих обязательств по Договору Стороны не осуществляют действия, квалифицируемые законодательством РФ как дача/получение взятки, коммерческий подкуп, посредничество во взяточни</w:delText>
        </w:r>
        <w:r w:rsidDel="00EE41A1">
          <w:rPr>
            <w:rFonts w:ascii="Arial" w:hAnsi="Arial" w:cs="Arial"/>
            <w:sz w:val="22"/>
            <w:szCs w:val="22"/>
          </w:rPr>
          <w:delText>честве, а также действия, нарушающие требования законодательства РФ о противодействии легализации (отмыванию) доходов, полученных преступным путем.</w:delText>
        </w:r>
      </w:del>
    </w:p>
    <w:p w14:paraId="01713E38" w14:textId="6F343948" w:rsidR="00FC6CC7" w:rsidDel="00EE41A1" w:rsidRDefault="004D2EA8">
      <w:pPr>
        <w:pStyle w:val="aff5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05" w:author="Владислав Андросов" w:date="2026-07-24T19:15:00Z"/>
          <w:rFonts w:ascii="Arial" w:hAnsi="Arial" w:cs="Arial"/>
          <w:sz w:val="22"/>
          <w:szCs w:val="22"/>
        </w:rPr>
      </w:pPr>
      <w:del w:id="106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 случае возникновения у Стороны подозрений, что произошло или может произойти нарушение каких-либо положени</w:delText>
        </w:r>
        <w:r w:rsidDel="00EE41A1">
          <w:rPr>
            <w:rFonts w:ascii="Arial" w:hAnsi="Arial" w:cs="Arial"/>
            <w:sz w:val="22"/>
            <w:szCs w:val="22"/>
          </w:rPr>
          <w:delText>й настоящего раздела,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Договору до получения подтверждения, что наруше</w:delText>
        </w:r>
        <w:r w:rsidDel="00EE41A1">
          <w:rPr>
            <w:rFonts w:ascii="Arial" w:hAnsi="Arial" w:cs="Arial"/>
            <w:sz w:val="22"/>
            <w:szCs w:val="22"/>
          </w:rPr>
          <w:delText>ния не произошло или не произойдет. Это подтверждение должно быть направлено в течение 10 (десяти) рабочих дней с даты направления письменного уведомления.</w:delText>
        </w:r>
      </w:del>
    </w:p>
    <w:p w14:paraId="706C9832" w14:textId="0C65ADF1" w:rsidR="00FC6CC7" w:rsidDel="00EE41A1" w:rsidRDefault="004D2EA8">
      <w:pPr>
        <w:pStyle w:val="aff5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07" w:author="Владислав Андросов" w:date="2026-07-24T19:15:00Z"/>
          <w:rFonts w:ascii="Arial" w:hAnsi="Arial" w:cs="Arial"/>
          <w:sz w:val="22"/>
          <w:szCs w:val="22"/>
        </w:rPr>
      </w:pPr>
      <w:del w:id="108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 письменном уведомлении Сторона обязана сослаться на факты или предоставить материалы, достоверно п</w:delText>
        </w:r>
        <w:r w:rsidDel="00EE41A1">
          <w:rPr>
            <w:rFonts w:ascii="Arial" w:hAnsi="Arial" w:cs="Arial"/>
            <w:sz w:val="22"/>
            <w:szCs w:val="22"/>
          </w:rPr>
          <w:delText>одтверждающие или дающие основание предполагать, что произошло или может произойти нарушение каких-либо положений настоящего раздела контрагентом, выражающееся в действиях, квалифицируемых законодательством как дача или получение взятки, коммерческий подку</w:delText>
        </w:r>
        <w:r w:rsidDel="00EE41A1">
          <w:rPr>
            <w:rFonts w:ascii="Arial" w:hAnsi="Arial" w:cs="Arial"/>
            <w:sz w:val="22"/>
            <w:szCs w:val="22"/>
          </w:rPr>
          <w:delText>п, посредничество во взяточничестве, а также действиях, нарушающих требования законодательства РФ о противодействии легализации доходов, полученных преступным путем.</w:delText>
        </w:r>
      </w:del>
    </w:p>
    <w:p w14:paraId="1117BCAA" w14:textId="26E1C419" w:rsidR="00FC6CC7" w:rsidDel="00EE41A1" w:rsidRDefault="004D2EA8">
      <w:pPr>
        <w:pStyle w:val="aff5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09" w:author="Владислав Андросов" w:date="2026-07-24T19:15:00Z"/>
          <w:rFonts w:ascii="Arial" w:hAnsi="Arial" w:cs="Arial"/>
          <w:sz w:val="22"/>
          <w:szCs w:val="22"/>
        </w:rPr>
      </w:pPr>
      <w:del w:id="110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 xml:space="preserve">В случае нарушения одной из Сторон обязательств воздерживаться от запрещенных в настоящем </w:delText>
        </w:r>
        <w:r w:rsidDel="00EE41A1">
          <w:rPr>
            <w:rFonts w:ascii="Arial" w:hAnsi="Arial" w:cs="Arial"/>
            <w:sz w:val="22"/>
            <w:szCs w:val="22"/>
          </w:rPr>
          <w:delText xml:space="preserve">разделе действий и/или неполучения другой Стороной в установленный настоящим Договором срок подтверждения, что нарушения не произошло или не произойдет, другая Сторона имеет право расторгнуть Договор в одностороннем порядке полностью или в части, направив </w:delText>
        </w:r>
        <w:r w:rsidDel="00EE41A1">
          <w:rPr>
            <w:rFonts w:ascii="Arial" w:hAnsi="Arial" w:cs="Arial"/>
            <w:sz w:val="22"/>
            <w:szCs w:val="22"/>
          </w:rPr>
          <w:delText>письменное уведомление о расторжении за 30 (тридцать) рабочих дней до предстоящего расторжения.</w:delText>
        </w:r>
      </w:del>
    </w:p>
    <w:p w14:paraId="56AD8692" w14:textId="3E2CBE4F" w:rsidR="00FC6CC7" w:rsidDel="00EE41A1" w:rsidRDefault="00FC6CC7">
      <w:pPr>
        <w:ind w:left="426" w:right="-142" w:firstLine="567"/>
        <w:rPr>
          <w:del w:id="111" w:author="Владислав Андросов" w:date="2026-07-24T19:15:00Z"/>
          <w:rFonts w:ascii="Arial" w:hAnsi="Arial" w:cs="Arial"/>
          <w:sz w:val="22"/>
          <w:szCs w:val="22"/>
        </w:rPr>
      </w:pPr>
    </w:p>
    <w:p w14:paraId="0AE7E61F" w14:textId="1056826B" w:rsidR="00FC6CC7" w:rsidDel="00EE41A1" w:rsidRDefault="004D2EA8">
      <w:pPr>
        <w:pStyle w:val="2"/>
        <w:keepNext w:val="0"/>
        <w:widowControl w:val="0"/>
        <w:numPr>
          <w:ilvl w:val="0"/>
          <w:numId w:val="34"/>
        </w:numPr>
        <w:tabs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112" w:author="Владислав Андросов" w:date="2026-07-24T19:15:00Z"/>
          <w:rFonts w:ascii="Arial" w:hAnsi="Arial" w:cs="Arial"/>
          <w:i w:val="0"/>
          <w:sz w:val="22"/>
          <w:szCs w:val="22"/>
          <w:lang w:val="ru-RU"/>
        </w:rPr>
      </w:pPr>
      <w:del w:id="113" w:author="Владислав Андросов" w:date="2026-07-24T19:15:00Z"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Ответственность</w:delText>
        </w:r>
        <w:r w:rsidDel="00EE41A1">
          <w:rPr>
            <w:rFonts w:ascii="Arial" w:hAnsi="Arial" w:cs="Arial"/>
            <w:i w:val="0"/>
            <w:sz w:val="22"/>
            <w:szCs w:val="22"/>
          </w:rPr>
          <w:delText xml:space="preserve"> </w:delText>
        </w:r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Сторон</w:delText>
        </w:r>
      </w:del>
    </w:p>
    <w:p w14:paraId="7D73F006" w14:textId="61D604BC" w:rsidR="00FC6CC7" w:rsidDel="00EE41A1" w:rsidRDefault="00FC6CC7">
      <w:pPr>
        <w:ind w:left="426" w:right="-142" w:firstLine="567"/>
        <w:rPr>
          <w:del w:id="114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63CC224B" w14:textId="5DA254DF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15" w:author="Владислав Андросов" w:date="2026-07-24T19:15:00Z"/>
          <w:rFonts w:ascii="Arial" w:hAnsi="Arial" w:cs="Arial"/>
          <w:sz w:val="22"/>
          <w:szCs w:val="22"/>
        </w:rPr>
      </w:pPr>
      <w:del w:id="116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Договором.</w:delText>
        </w:r>
      </w:del>
    </w:p>
    <w:p w14:paraId="294C8ADD" w14:textId="5D56A538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17" w:author="Владислав Андросов" w:date="2026-07-24T19:15:00Z"/>
          <w:rFonts w:ascii="Arial" w:hAnsi="Arial" w:cs="Arial"/>
          <w:sz w:val="22"/>
          <w:szCs w:val="22"/>
        </w:rPr>
      </w:pPr>
      <w:bookmarkStart w:id="118" w:name="_Ref291174318"/>
      <w:del w:id="119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За нарушение сроков выполнения Работ, в том числе сроков сдачи результатов вып</w:delText>
        </w:r>
        <w:r w:rsidDel="00EE41A1">
          <w:rPr>
            <w:rFonts w:ascii="Arial" w:hAnsi="Arial" w:cs="Arial"/>
            <w:sz w:val="22"/>
            <w:szCs w:val="22"/>
          </w:rPr>
          <w:delText xml:space="preserve">олненных Работ, Заказчик вправе потребовать от Подрядчика выплатить неустойку в размере 0,1% (Одной десятой процента) от стоимости не выполненных в срок Работ, указанных в п. </w:delText>
        </w:r>
        <w:r w:rsidDel="00EE41A1">
          <w:rPr>
            <w:rFonts w:ascii="Arial" w:hAnsi="Arial" w:cs="Arial"/>
            <w:sz w:val="22"/>
            <w:szCs w:val="22"/>
          </w:rPr>
          <w:fldChar w:fldCharType="begin"/>
        </w:r>
        <w:r w:rsidDel="00EE41A1">
          <w:rPr>
            <w:rFonts w:ascii="Arial" w:hAnsi="Arial" w:cs="Arial"/>
            <w:sz w:val="22"/>
            <w:szCs w:val="22"/>
          </w:rPr>
          <w:delInstrText xml:space="preserve"> REF _Ref291174851 \r \h  \* MERGEFORMAT </w:delInstrText>
        </w:r>
        <w:r w:rsidDel="00EE41A1">
          <w:rPr>
            <w:rFonts w:ascii="Arial" w:hAnsi="Arial" w:cs="Arial"/>
            <w:sz w:val="22"/>
            <w:szCs w:val="22"/>
          </w:rPr>
        </w:r>
        <w:r w:rsidDel="00EE41A1">
          <w:rPr>
            <w:rFonts w:ascii="Arial" w:hAnsi="Arial" w:cs="Arial"/>
            <w:sz w:val="22"/>
            <w:szCs w:val="22"/>
          </w:rPr>
          <w:fldChar w:fldCharType="separate"/>
        </w:r>
        <w:r w:rsidDel="00EE41A1">
          <w:rPr>
            <w:rFonts w:ascii="Arial" w:hAnsi="Arial" w:cs="Arial"/>
            <w:sz w:val="22"/>
            <w:szCs w:val="22"/>
          </w:rPr>
          <w:delText>2.1</w:delText>
        </w:r>
        <w:r w:rsidDel="00EE41A1">
          <w:rPr>
            <w:rFonts w:ascii="Arial" w:hAnsi="Arial" w:cs="Arial"/>
            <w:sz w:val="22"/>
            <w:szCs w:val="22"/>
          </w:rPr>
          <w:fldChar w:fldCharType="end"/>
        </w:r>
        <w:r w:rsidDel="00EE41A1">
          <w:rPr>
            <w:rFonts w:ascii="Arial" w:hAnsi="Arial" w:cs="Arial"/>
            <w:sz w:val="22"/>
            <w:szCs w:val="22"/>
          </w:rPr>
          <w:delText xml:space="preserve"> Договора, за каждый день просрочки, но не более 10% (Десяти процентов) от стоимости Работ.</w:delText>
        </w:r>
        <w:bookmarkEnd w:id="118"/>
      </w:del>
    </w:p>
    <w:p w14:paraId="7877FE2C" w14:textId="18F02D80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20" w:author="Владислав Андросов" w:date="2026-07-24T19:15:00Z"/>
          <w:rFonts w:ascii="Arial" w:hAnsi="Arial" w:cs="Arial"/>
          <w:sz w:val="22"/>
          <w:szCs w:val="22"/>
        </w:rPr>
      </w:pPr>
      <w:del w:id="121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Подрядчик не несет ответственности за нарушение сроков выполнения Работ, в том числе сдачи результата выполненных Работ</w:delText>
        </w:r>
        <w:r w:rsidDel="00EE41A1">
          <w:rPr>
            <w:rFonts w:ascii="Arial" w:hAnsi="Arial" w:cs="Arial"/>
            <w:sz w:val="22"/>
            <w:szCs w:val="22"/>
          </w:rPr>
          <w:delText>, если эти нарушения были вызваны непредоставлением или несвоевременным предоставлением информации со стороны Заказчика.</w:delText>
        </w:r>
      </w:del>
    </w:p>
    <w:p w14:paraId="2E5EDF89" w14:textId="7CFC229C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22" w:author="Владислав Андросов" w:date="2026-07-24T19:15:00Z"/>
          <w:rFonts w:ascii="Arial" w:hAnsi="Arial" w:cs="Arial"/>
          <w:sz w:val="22"/>
          <w:szCs w:val="22"/>
        </w:rPr>
      </w:pPr>
      <w:bookmarkStart w:id="123" w:name="_Ref291174336"/>
      <w:del w:id="124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За нарушение Заказчиком сроков оплаты результата Работ, Подрядчик вправе потребовать от Заказчика выплатить неустойку в размере 0,1% (О</w:delText>
        </w:r>
        <w:r w:rsidDel="00EE41A1">
          <w:rPr>
            <w:rFonts w:ascii="Arial" w:hAnsi="Arial" w:cs="Arial"/>
            <w:sz w:val="22"/>
            <w:szCs w:val="22"/>
          </w:rPr>
          <w:delText>дной десятой процента) от не оплаченной в срок суммы за каждый день просрочки, но не более 10% (Десяти процентов) от не оплаченной в срок суммы.</w:delText>
        </w:r>
        <w:bookmarkEnd w:id="123"/>
        <w:r w:rsidDel="00EE41A1">
          <w:rPr>
            <w:rFonts w:ascii="Arial" w:hAnsi="Arial" w:cs="Arial"/>
            <w:sz w:val="22"/>
            <w:szCs w:val="22"/>
          </w:rPr>
          <w:delText xml:space="preserve"> </w:delText>
        </w:r>
      </w:del>
    </w:p>
    <w:p w14:paraId="08B266DC" w14:textId="00EE12F9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25" w:author="Владислав Андросов" w:date="2026-07-24T19:15:00Z"/>
          <w:rFonts w:ascii="Arial" w:hAnsi="Arial" w:cs="Arial"/>
          <w:sz w:val="22"/>
          <w:szCs w:val="22"/>
        </w:rPr>
      </w:pPr>
      <w:del w:id="126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Санкции по Договору могут быть применены Сторонами только при условии предварительного письменного извещения о</w:delText>
        </w:r>
        <w:r w:rsidDel="00EE41A1">
          <w:rPr>
            <w:rFonts w:ascii="Arial" w:hAnsi="Arial" w:cs="Arial"/>
            <w:sz w:val="22"/>
            <w:szCs w:val="22"/>
          </w:rPr>
          <w:delText xml:space="preserve"> намерении применения таких санкций, направленного Стороной, чьи права нарушены, Стороне, нарушающей обязательства. Возможность применения штрафных санкций является правом, но не обязанностью Стороны, чьи права нарушены. В случае направления Стороной, чьи </w:delText>
        </w:r>
        <w:r w:rsidDel="00EE41A1">
          <w:rPr>
            <w:rFonts w:ascii="Arial" w:hAnsi="Arial" w:cs="Arial"/>
            <w:sz w:val="22"/>
            <w:szCs w:val="22"/>
          </w:rPr>
          <w:delText>права нарушены, соответствующего письменного требования об уплате (зачете, возмещении или т.п.) штрафных санкций, Сторона, нарушившая обязательства, будет обязана уплатить такие штрафные санкции за период с момента, когда обязательство должно было быть исп</w:delText>
        </w:r>
        <w:r w:rsidDel="00EE41A1">
          <w:rPr>
            <w:rFonts w:ascii="Arial" w:hAnsi="Arial" w:cs="Arial"/>
            <w:sz w:val="22"/>
            <w:szCs w:val="22"/>
          </w:rPr>
          <w:delText>олнено согласно Договору, до момента фактического исполнения.</w:delText>
        </w:r>
      </w:del>
    </w:p>
    <w:p w14:paraId="66D12013" w14:textId="58D5B87D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27" w:author="Владислав Андросов" w:date="2026-07-24T19:15:00Z"/>
          <w:rFonts w:ascii="Arial" w:hAnsi="Arial" w:cs="Arial"/>
          <w:sz w:val="22"/>
          <w:szCs w:val="22"/>
        </w:rPr>
      </w:pPr>
      <w:del w:id="128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Неустойки, указанные в п.п. 6.2, 6.4 Договора, оплачиваются виновной Стороной в течение 15 (Пятнадцати) рабочих дней с момента получения письменного требования об их оплате от пострадавшей Сторо</w:delText>
        </w:r>
        <w:r w:rsidDel="00EE41A1">
          <w:rPr>
            <w:rFonts w:ascii="Arial" w:hAnsi="Arial" w:cs="Arial"/>
            <w:sz w:val="22"/>
            <w:szCs w:val="22"/>
          </w:rPr>
          <w:delText>ны.</w:delText>
        </w:r>
      </w:del>
    </w:p>
    <w:p w14:paraId="7FC878BA" w14:textId="7AED8CE5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29" w:author="Владислав Андросов" w:date="2026-07-24T19:15:00Z"/>
          <w:rFonts w:ascii="Arial" w:hAnsi="Arial" w:cs="Arial"/>
          <w:sz w:val="22"/>
          <w:szCs w:val="22"/>
        </w:rPr>
      </w:pPr>
      <w:del w:id="130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Уплата неустоек не освобождает Стороны от дальнейшего исполнения ими своих обязательств по Договору.</w:delText>
        </w:r>
      </w:del>
    </w:p>
    <w:p w14:paraId="48CC7320" w14:textId="20C10D1C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31" w:author="Владислав Андросов" w:date="2026-07-24T19:15:00Z"/>
          <w:rFonts w:ascii="Arial" w:hAnsi="Arial" w:cs="Arial"/>
          <w:sz w:val="22"/>
          <w:szCs w:val="22"/>
        </w:rPr>
      </w:pPr>
      <w:del w:id="132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 случаях нарушения обязательств, не предусмотренных данным разделом Договора, Стороны несут ответственность в соответствии с действующим законодательс</w:delText>
        </w:r>
        <w:r w:rsidDel="00EE41A1">
          <w:rPr>
            <w:rFonts w:ascii="Arial" w:hAnsi="Arial" w:cs="Arial"/>
            <w:sz w:val="22"/>
            <w:szCs w:val="22"/>
          </w:rPr>
          <w:delText>твом Российской Федерации.</w:delText>
        </w:r>
      </w:del>
    </w:p>
    <w:p w14:paraId="52DC1FE6" w14:textId="2920AACA" w:rsidR="00FC6CC7" w:rsidDel="00EE41A1" w:rsidRDefault="00FC6CC7">
      <w:pPr>
        <w:pStyle w:val="afd"/>
        <w:widowControl w:val="0"/>
        <w:tabs>
          <w:tab w:val="left" w:pos="567"/>
        </w:tabs>
        <w:ind w:left="426" w:right="-142" w:firstLine="567"/>
        <w:jc w:val="both"/>
        <w:rPr>
          <w:del w:id="133" w:author="Владислав Андросов" w:date="2026-07-24T19:15:00Z"/>
          <w:rFonts w:ascii="Arial" w:hAnsi="Arial" w:cs="Arial"/>
          <w:sz w:val="22"/>
          <w:szCs w:val="22"/>
        </w:rPr>
      </w:pPr>
    </w:p>
    <w:p w14:paraId="278AE8BF" w14:textId="19FAAD80" w:rsidR="00FC6CC7" w:rsidDel="00EE41A1" w:rsidRDefault="004D2EA8">
      <w:pPr>
        <w:pStyle w:val="2"/>
        <w:keepNext w:val="0"/>
        <w:widowControl w:val="0"/>
        <w:numPr>
          <w:ilvl w:val="0"/>
          <w:numId w:val="34"/>
        </w:numPr>
        <w:tabs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134" w:author="Владислав Андросов" w:date="2026-07-24T19:15:00Z"/>
          <w:rFonts w:ascii="Arial" w:hAnsi="Arial" w:cs="Arial"/>
          <w:i w:val="0"/>
          <w:sz w:val="22"/>
          <w:szCs w:val="22"/>
          <w:lang w:val="ru-RU"/>
        </w:rPr>
      </w:pPr>
      <w:del w:id="135" w:author="Владислав Андросов" w:date="2026-07-24T19:15:00Z"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Форс-Мажор</w:delText>
        </w:r>
      </w:del>
    </w:p>
    <w:p w14:paraId="170FC25A" w14:textId="40DEC5B1" w:rsidR="00FC6CC7" w:rsidDel="00EE41A1" w:rsidRDefault="00FC6CC7">
      <w:pPr>
        <w:ind w:left="426" w:right="-142" w:firstLine="567"/>
        <w:rPr>
          <w:del w:id="136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529FBDCD" w14:textId="4848FF7A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37" w:author="Владислав Андросов" w:date="2026-07-24T19:15:00Z"/>
          <w:rFonts w:ascii="Arial" w:hAnsi="Arial" w:cs="Arial"/>
          <w:sz w:val="22"/>
          <w:szCs w:val="22"/>
        </w:rPr>
      </w:pPr>
      <w:del w:id="138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Ни одна из Сторон не будет нести ответственность за неисполнение или ненадлежащее исполнение своих обязательств, если надлежащее исполнение оказалось невозможным вследствие действия непреодолимой силы, то есть чрезвы</w:delText>
        </w:r>
        <w:r w:rsidDel="00EE41A1">
          <w:rPr>
            <w:rFonts w:ascii="Arial" w:hAnsi="Arial" w:cs="Arial"/>
            <w:sz w:val="22"/>
            <w:szCs w:val="22"/>
          </w:rPr>
          <w:delText xml:space="preserve">чайных и непреодолимых при данных условиях обстоятельствах, находящихся вне контроля Сторон, которые возникли после заключения Договора. </w:delText>
        </w:r>
      </w:del>
    </w:p>
    <w:p w14:paraId="554149C6" w14:textId="5CAA41EA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39" w:author="Владислав Андросов" w:date="2026-07-24T19:15:00Z"/>
          <w:rFonts w:ascii="Arial" w:hAnsi="Arial" w:cs="Arial"/>
          <w:sz w:val="22"/>
          <w:szCs w:val="22"/>
        </w:rPr>
      </w:pPr>
      <w:del w:id="140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К таким обстоятельствам Стороны относят, в частности: пожар, наводнение, землетрясение, другие стихийные бедствия, вой</w:delText>
        </w:r>
        <w:r w:rsidDel="00EE41A1">
          <w:rPr>
            <w:rFonts w:ascii="Arial" w:hAnsi="Arial" w:cs="Arial"/>
            <w:sz w:val="22"/>
            <w:szCs w:val="22"/>
          </w:rPr>
          <w:delText>ну, военные действия, забастовки, гражданские волнения, эпидемии, запреты и ограничения внешней торговли товарами, услугами и др., принятие компетентными органами власти нормативных актов, делающих невозможным или препятствующих выполнению обязательств Сто</w:delText>
        </w:r>
        <w:r w:rsidDel="00EE41A1">
          <w:rPr>
            <w:rFonts w:ascii="Arial" w:hAnsi="Arial" w:cs="Arial"/>
            <w:sz w:val="22"/>
            <w:szCs w:val="22"/>
          </w:rPr>
          <w:delText>ронами по Договору. Если любое из таких обстоятельств непосредственно повлияло на исполнение обязательств в срок, установленный в Договоре, то этот срок соразмерно отодвигается на время действия такого обстоятельства.</w:delText>
        </w:r>
      </w:del>
    </w:p>
    <w:p w14:paraId="44B804C6" w14:textId="3F7AD0FA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41" w:author="Владислав Андросов" w:date="2026-07-24T19:15:00Z"/>
          <w:rFonts w:ascii="Arial" w:hAnsi="Arial" w:cs="Arial"/>
          <w:sz w:val="22"/>
          <w:szCs w:val="22"/>
        </w:rPr>
      </w:pPr>
      <w:del w:id="142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Сторона, для которой создается невозмо</w:delText>
        </w:r>
        <w:r w:rsidDel="00EE41A1">
          <w:rPr>
            <w:rFonts w:ascii="Arial" w:hAnsi="Arial" w:cs="Arial"/>
            <w:sz w:val="22"/>
            <w:szCs w:val="22"/>
          </w:rPr>
          <w:delText>жность исполнения обязательств на условиях, указанных в настоящем Договоре, вследствие возникновения обстоятельств непреодолимой силы, обязана в письменной форме (электронная почта, телеграмма, факс, письмо и др.) уведомить другую Сторону о начале действия</w:delText>
        </w:r>
        <w:r w:rsidDel="00EE41A1">
          <w:rPr>
            <w:rFonts w:ascii="Arial" w:hAnsi="Arial" w:cs="Arial"/>
            <w:sz w:val="22"/>
            <w:szCs w:val="22"/>
          </w:rPr>
          <w:delText xml:space="preserve"> указанных обстоятельств (их характере, виде), предполагаемом сроке их действия, а также их влиянии на исполнение обязательств по Договору, предоставить документальное подтверждение действия обстоятельств непреодолимой силы, указанных в уведомлении, выданн</w:delText>
        </w:r>
        <w:r w:rsidDel="00EE41A1">
          <w:rPr>
            <w:rFonts w:ascii="Arial" w:hAnsi="Arial" w:cs="Arial"/>
            <w:sz w:val="22"/>
            <w:szCs w:val="22"/>
          </w:rPr>
          <w:delText xml:space="preserve">ое компетентным государственным органом, в течение 5 (пяти) календарных дней с момента наступления указанных обстоятельств. Неуведомление или несвоевременное уведомление, а также непредставление документов, выданных компетентными государственными органами </w:delText>
        </w:r>
        <w:r w:rsidDel="00EE41A1">
          <w:rPr>
            <w:rFonts w:ascii="Arial" w:hAnsi="Arial" w:cs="Arial"/>
            <w:sz w:val="22"/>
            <w:szCs w:val="22"/>
          </w:rPr>
          <w:delText>и подтверждающих действие обстоятельств непреодолимой силы, лишает Сторону права ссылаться на указанные обстоятельства как на основание, освобождающее от ответственности за неисполнение обязательств.</w:delText>
        </w:r>
      </w:del>
    </w:p>
    <w:p w14:paraId="629C0395" w14:textId="33BCD514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43" w:author="Владислав Андросов" w:date="2026-07-24T19:15:00Z"/>
          <w:rFonts w:ascii="Arial" w:hAnsi="Arial" w:cs="Arial"/>
          <w:sz w:val="22"/>
          <w:szCs w:val="22"/>
        </w:rPr>
      </w:pPr>
      <w:del w:id="144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Если вышеуказанные обстоятельства продлятся свыше 2 (дву</w:delText>
        </w:r>
        <w:r w:rsidDel="00EE41A1">
          <w:rPr>
            <w:rFonts w:ascii="Arial" w:hAnsi="Arial" w:cs="Arial"/>
            <w:sz w:val="22"/>
            <w:szCs w:val="22"/>
          </w:rPr>
          <w:delText>х) месяцев подряд (либо непосредственно при наступлении вышеуказанных обстоятельств), Стороны проводят переговоры для выявления приемлемых альтернативных способов исполнения Договора и, по итогам переговоров, заключают дополнительное соглашение к Договору,</w:delText>
        </w:r>
        <w:r w:rsidDel="00EE41A1">
          <w:rPr>
            <w:rFonts w:ascii="Arial" w:hAnsi="Arial" w:cs="Arial"/>
            <w:sz w:val="22"/>
            <w:szCs w:val="22"/>
          </w:rPr>
          <w:delText xml:space="preserve"> в котором определяют новый порядок исполнения обязательств по Договору.</w:delText>
        </w:r>
      </w:del>
    </w:p>
    <w:p w14:paraId="16425B4D" w14:textId="39A78DD5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45" w:author="Владислав Андросов" w:date="2026-07-24T19:15:00Z"/>
          <w:rFonts w:ascii="Arial" w:hAnsi="Arial" w:cs="Arial"/>
          <w:sz w:val="22"/>
          <w:szCs w:val="22"/>
        </w:rPr>
      </w:pPr>
      <w:del w:id="146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 xml:space="preserve"> В том случае, если Стороны не найдут решения в части определения альтернативных способов исполнения Договора, Стороны имеют право расторгнуть Договор, заключив соглашение о расторжен</w:delText>
        </w:r>
        <w:r w:rsidDel="00EE41A1">
          <w:rPr>
            <w:rFonts w:ascii="Arial" w:hAnsi="Arial" w:cs="Arial"/>
            <w:sz w:val="22"/>
            <w:szCs w:val="22"/>
          </w:rPr>
          <w:delText>ии Договора. В таком случае, Стороны определяют порядок проведения взаиморасчетов, в том числе, порядок и срок возврата денежных средств, уплаченных Заказчиком за исполнение обязательств, исполнение которых стало невозможным в связи с наступлением обстояте</w:delText>
        </w:r>
        <w:r w:rsidDel="00EE41A1">
          <w:rPr>
            <w:rFonts w:ascii="Arial" w:hAnsi="Arial" w:cs="Arial"/>
            <w:sz w:val="22"/>
            <w:szCs w:val="22"/>
          </w:rPr>
          <w:delText>льств непреодолимой силы.</w:delText>
        </w:r>
      </w:del>
    </w:p>
    <w:p w14:paraId="0AB5493B" w14:textId="6BF8FC6B" w:rsidR="00FC6CC7" w:rsidDel="00EE41A1" w:rsidRDefault="00FC6CC7">
      <w:pPr>
        <w:pStyle w:val="afd"/>
        <w:widowControl w:val="0"/>
        <w:tabs>
          <w:tab w:val="left" w:pos="567"/>
        </w:tabs>
        <w:ind w:left="426" w:right="-142" w:firstLine="567"/>
        <w:jc w:val="both"/>
        <w:rPr>
          <w:del w:id="147" w:author="Владислав Андросов" w:date="2026-07-24T19:15:00Z"/>
          <w:rFonts w:ascii="Arial" w:hAnsi="Arial" w:cs="Arial"/>
          <w:sz w:val="22"/>
          <w:szCs w:val="22"/>
        </w:rPr>
      </w:pPr>
    </w:p>
    <w:p w14:paraId="67C70F02" w14:textId="5D31919D" w:rsidR="00FC6CC7" w:rsidDel="00EE41A1" w:rsidRDefault="004D2EA8">
      <w:pPr>
        <w:pStyle w:val="2"/>
        <w:keepLines/>
        <w:numPr>
          <w:ilvl w:val="0"/>
          <w:numId w:val="34"/>
        </w:numPr>
        <w:suppressLineNumbers/>
        <w:tabs>
          <w:tab w:val="left" w:pos="0"/>
          <w:tab w:val="left" w:pos="567"/>
        </w:tabs>
        <w:spacing w:line="240" w:lineRule="auto"/>
        <w:ind w:left="426" w:right="-142" w:firstLine="567"/>
        <w:jc w:val="center"/>
        <w:rPr>
          <w:del w:id="148" w:author="Владислав Андросов" w:date="2026-07-24T19:15:00Z"/>
          <w:rFonts w:ascii="Arial" w:hAnsi="Arial" w:cs="Arial"/>
          <w:i w:val="0"/>
          <w:sz w:val="22"/>
          <w:szCs w:val="22"/>
          <w:lang w:val="ru-RU"/>
        </w:rPr>
      </w:pPr>
      <w:del w:id="149" w:author="Владислав Андросов" w:date="2026-07-24T19:15:00Z"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Порядок разрешения споров</w:delText>
        </w:r>
      </w:del>
    </w:p>
    <w:p w14:paraId="5A97B0DE" w14:textId="51AC2D91" w:rsidR="00FC6CC7" w:rsidDel="00EE41A1" w:rsidRDefault="00FC6CC7">
      <w:pPr>
        <w:ind w:left="426" w:right="-142" w:firstLine="567"/>
        <w:rPr>
          <w:del w:id="150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08691922" w14:textId="3C1906BF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51" w:author="Владислав Андросов" w:date="2026-07-24T19:15:00Z"/>
          <w:rFonts w:ascii="Arial" w:hAnsi="Arial" w:cs="Arial"/>
          <w:sz w:val="22"/>
          <w:szCs w:val="22"/>
        </w:rPr>
      </w:pPr>
      <w:del w:id="152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Все споры и разноглас</w:delText>
        </w:r>
        <w:r w:rsidDel="00EE41A1">
          <w:rPr>
            <w:rFonts w:ascii="Arial" w:hAnsi="Arial" w:cs="Arial"/>
            <w:sz w:val="22"/>
            <w:szCs w:val="22"/>
          </w:rPr>
          <w:delText>ия, которые могут возникнуть из Договора или в связи с ним, будут по возможности разрешаться путем переговоров между Сторонами и/или в претензионном порядке. Претензия должна быть рассмотрена в течение 10 (Десяти) рабочих дней со дня ее получения Стороной.</w:delText>
        </w:r>
      </w:del>
    </w:p>
    <w:p w14:paraId="42F5D0B8" w14:textId="7F887B74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53" w:author="Владислав Андросов" w:date="2026-07-24T19:15:00Z"/>
          <w:rFonts w:ascii="Arial" w:hAnsi="Arial" w:cs="Arial"/>
          <w:sz w:val="22"/>
          <w:szCs w:val="22"/>
        </w:rPr>
      </w:pPr>
      <w:del w:id="154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 случае невозможности разрешения споров между Сторонами в порядке, указанном в п. 8.1. Договора, споры между ними решаются в Арбитражном суде г.</w:delText>
        </w:r>
        <w:r w:rsidDel="00EE41A1">
          <w:rPr>
            <w:rFonts w:ascii="Arial" w:hAnsi="Arial" w:cs="Arial"/>
            <w:sz w:val="22"/>
            <w:szCs w:val="22"/>
            <w:lang w:val="en-US"/>
          </w:rPr>
          <w:delText> </w:delText>
        </w:r>
        <w:r w:rsidDel="00EE41A1">
          <w:rPr>
            <w:rFonts w:ascii="Arial" w:hAnsi="Arial" w:cs="Arial"/>
            <w:sz w:val="22"/>
            <w:szCs w:val="22"/>
          </w:rPr>
          <w:delText>Москвы.</w:delText>
        </w:r>
      </w:del>
    </w:p>
    <w:p w14:paraId="17449BAF" w14:textId="31F50A27" w:rsidR="00FC6CC7" w:rsidDel="00EE41A1" w:rsidRDefault="00FC6CC7">
      <w:pPr>
        <w:pStyle w:val="afd"/>
        <w:widowControl w:val="0"/>
        <w:tabs>
          <w:tab w:val="left" w:pos="567"/>
        </w:tabs>
        <w:ind w:left="426" w:right="-142" w:firstLine="567"/>
        <w:jc w:val="both"/>
        <w:rPr>
          <w:del w:id="155" w:author="Владислав Андросов" w:date="2026-07-24T19:15:00Z"/>
          <w:rFonts w:ascii="Arial" w:hAnsi="Arial" w:cs="Arial"/>
          <w:sz w:val="22"/>
          <w:szCs w:val="22"/>
        </w:rPr>
      </w:pPr>
    </w:p>
    <w:p w14:paraId="6B54F27D" w14:textId="20933B22" w:rsidR="00FC6CC7" w:rsidDel="00EE41A1" w:rsidRDefault="00FC6CC7">
      <w:pPr>
        <w:pStyle w:val="afd"/>
        <w:widowControl w:val="0"/>
        <w:tabs>
          <w:tab w:val="left" w:pos="567"/>
        </w:tabs>
        <w:ind w:left="426" w:right="-142" w:firstLine="567"/>
        <w:jc w:val="both"/>
        <w:rPr>
          <w:del w:id="156" w:author="Владислав Андросов" w:date="2026-07-24T19:15:00Z"/>
          <w:rFonts w:ascii="Arial" w:hAnsi="Arial" w:cs="Arial"/>
          <w:sz w:val="22"/>
          <w:szCs w:val="22"/>
        </w:rPr>
      </w:pPr>
    </w:p>
    <w:p w14:paraId="34E7A8D6" w14:textId="62B3A8BE" w:rsidR="00FC6CC7" w:rsidDel="00EE41A1" w:rsidRDefault="004D2EA8">
      <w:pPr>
        <w:pStyle w:val="2"/>
        <w:keepNext w:val="0"/>
        <w:widowControl w:val="0"/>
        <w:numPr>
          <w:ilvl w:val="0"/>
          <w:numId w:val="34"/>
        </w:numPr>
        <w:tabs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157" w:author="Владислав Андросов" w:date="2026-07-24T19:15:00Z"/>
          <w:rFonts w:ascii="Arial" w:hAnsi="Arial" w:cs="Arial"/>
          <w:i w:val="0"/>
          <w:sz w:val="22"/>
          <w:szCs w:val="22"/>
          <w:lang w:val="ru-RU"/>
        </w:rPr>
      </w:pPr>
      <w:del w:id="158" w:author="Владислав Андросов" w:date="2026-07-24T19:15:00Z"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 xml:space="preserve">Заключительные положения </w:delText>
        </w:r>
      </w:del>
    </w:p>
    <w:p w14:paraId="3644E44C" w14:textId="215D6C53" w:rsidR="00FC6CC7" w:rsidDel="00EE41A1" w:rsidRDefault="00FC6CC7">
      <w:pPr>
        <w:ind w:left="426" w:right="-142" w:firstLine="567"/>
        <w:rPr>
          <w:del w:id="159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0BF70730" w14:textId="2C98A92A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60" w:author="Владислав Андросов" w:date="2026-07-24T19:15:00Z"/>
          <w:rFonts w:ascii="Arial" w:hAnsi="Arial" w:cs="Arial"/>
          <w:sz w:val="22"/>
          <w:szCs w:val="22"/>
        </w:rPr>
      </w:pPr>
      <w:del w:id="161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Настоящий Договор вступает в силу с даты его подписания последней из Сто</w:delText>
        </w:r>
        <w:r w:rsidDel="00EE41A1">
          <w:rPr>
            <w:rFonts w:ascii="Arial" w:hAnsi="Arial" w:cs="Arial"/>
            <w:sz w:val="22"/>
            <w:szCs w:val="22"/>
          </w:rPr>
          <w:delText xml:space="preserve">рон   и действует до полного исполнения Сторонами своих обязательств по нему. </w:delText>
        </w:r>
      </w:del>
    </w:p>
    <w:p w14:paraId="19947F12" w14:textId="13CF24AD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62" w:author="Владислав Андросов" w:date="2026-07-24T19:15:00Z"/>
          <w:rFonts w:ascii="Arial" w:hAnsi="Arial" w:cs="Arial"/>
          <w:sz w:val="22"/>
          <w:szCs w:val="22"/>
        </w:rPr>
      </w:pPr>
      <w:del w:id="163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Приложения №№1, 2 являются неотъемлемыми частями Договора.</w:delText>
        </w:r>
      </w:del>
    </w:p>
    <w:p w14:paraId="70DB9108" w14:textId="3B6E5FAD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64" w:author="Владислав Андросов" w:date="2026-07-24T19:15:00Z"/>
          <w:rFonts w:ascii="Arial" w:hAnsi="Arial" w:cs="Arial"/>
          <w:sz w:val="22"/>
          <w:szCs w:val="22"/>
        </w:rPr>
      </w:pPr>
      <w:del w:id="165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Все изменения и дополнения к Договору считаются действительными, только если они изложены в письменном виде и подписан</w:delText>
        </w:r>
        <w:r w:rsidDel="00EE41A1">
          <w:rPr>
            <w:rFonts w:ascii="Arial" w:hAnsi="Arial" w:cs="Arial"/>
            <w:sz w:val="22"/>
            <w:szCs w:val="22"/>
          </w:rPr>
          <w:delText>ы полномочными представителями Сторон.</w:delText>
        </w:r>
      </w:del>
    </w:p>
    <w:p w14:paraId="39B3ED98" w14:textId="40361911" w:rsidR="00FC6CC7" w:rsidDel="00EE41A1" w:rsidRDefault="004D2EA8">
      <w:pPr>
        <w:pStyle w:val="afd"/>
        <w:widowControl w:val="0"/>
        <w:numPr>
          <w:ilvl w:val="1"/>
          <w:numId w:val="34"/>
        </w:numPr>
        <w:tabs>
          <w:tab w:val="left" w:pos="567"/>
        </w:tabs>
        <w:ind w:left="426" w:right="-142" w:firstLine="567"/>
        <w:jc w:val="both"/>
        <w:rPr>
          <w:del w:id="166" w:author="Владислав Андросов" w:date="2026-07-24T19:15:00Z"/>
          <w:rFonts w:ascii="Arial" w:hAnsi="Arial" w:cs="Arial"/>
          <w:sz w:val="22"/>
          <w:szCs w:val="22"/>
        </w:rPr>
      </w:pPr>
      <w:del w:id="167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Во всем, что не предусмотрено Договором, Стороны руководствуются законодательством Российской Федерации.</w:delText>
        </w:r>
      </w:del>
    </w:p>
    <w:p w14:paraId="708B5D06" w14:textId="766C7C23" w:rsidR="00FC6CC7" w:rsidDel="00EE41A1" w:rsidRDefault="00FC6CC7">
      <w:pPr>
        <w:pStyle w:val="afd"/>
        <w:widowControl w:val="0"/>
        <w:tabs>
          <w:tab w:val="left" w:pos="567"/>
        </w:tabs>
        <w:ind w:left="426" w:right="-142" w:firstLine="567"/>
        <w:jc w:val="both"/>
        <w:rPr>
          <w:del w:id="168" w:author="Владислав Андросов" w:date="2026-07-24T19:15:00Z"/>
          <w:rFonts w:ascii="Arial" w:hAnsi="Arial" w:cs="Arial"/>
          <w:sz w:val="22"/>
          <w:szCs w:val="22"/>
        </w:rPr>
      </w:pPr>
    </w:p>
    <w:p w14:paraId="46AEA4EE" w14:textId="39EF4B73" w:rsidR="00FC6CC7" w:rsidDel="00EE41A1" w:rsidRDefault="004D2EA8">
      <w:pPr>
        <w:pStyle w:val="1"/>
        <w:numPr>
          <w:ilvl w:val="0"/>
          <w:numId w:val="34"/>
        </w:numPr>
        <w:ind w:left="426" w:right="-142" w:firstLine="567"/>
        <w:jc w:val="center"/>
        <w:rPr>
          <w:del w:id="169" w:author="Владислав Андросов" w:date="2026-07-24T19:15:00Z"/>
          <w:sz w:val="22"/>
          <w:szCs w:val="22"/>
        </w:rPr>
      </w:pPr>
      <w:del w:id="170" w:author="Владислав Андросов" w:date="2026-07-24T19:15:00Z">
        <w:r w:rsidDel="00EE41A1">
          <w:rPr>
            <w:sz w:val="22"/>
            <w:szCs w:val="22"/>
          </w:rPr>
          <w:delText>Приложения</w:delText>
        </w:r>
      </w:del>
    </w:p>
    <w:p w14:paraId="34FA0798" w14:textId="08966165" w:rsidR="00FC6CC7" w:rsidDel="00EE41A1" w:rsidRDefault="004D2EA8">
      <w:pPr>
        <w:widowControl w:val="0"/>
        <w:numPr>
          <w:ilvl w:val="1"/>
          <w:numId w:val="34"/>
        </w:numPr>
        <w:tabs>
          <w:tab w:val="left" w:pos="567"/>
          <w:tab w:val="left" w:pos="993"/>
        </w:tabs>
        <w:ind w:left="426" w:right="-142" w:firstLine="567"/>
        <w:jc w:val="both"/>
        <w:rPr>
          <w:del w:id="171" w:author="Владислав Андросов" w:date="2026-07-24T19:15:00Z"/>
          <w:rFonts w:ascii="Arial" w:hAnsi="Arial" w:cs="Arial"/>
          <w:b/>
          <w:sz w:val="22"/>
          <w:szCs w:val="22"/>
          <w:lang w:eastAsia="en-US"/>
        </w:rPr>
      </w:pPr>
      <w:del w:id="172" w:author="Владислав Андросов" w:date="2026-07-24T19:15:00Z">
        <w:r w:rsidDel="00EE41A1">
          <w:rPr>
            <w:rFonts w:ascii="Arial" w:hAnsi="Arial" w:cs="Arial"/>
            <w:sz w:val="22"/>
            <w:szCs w:val="22"/>
          </w:rPr>
          <w:delText>Приложение №1 – Техническое задание;</w:delText>
        </w:r>
      </w:del>
    </w:p>
    <w:p w14:paraId="7702107B" w14:textId="364A6553" w:rsidR="00FC6CC7" w:rsidDel="00EE41A1" w:rsidRDefault="004D2EA8">
      <w:pPr>
        <w:widowControl w:val="0"/>
        <w:numPr>
          <w:ilvl w:val="1"/>
          <w:numId w:val="34"/>
        </w:numPr>
        <w:tabs>
          <w:tab w:val="left" w:pos="567"/>
          <w:tab w:val="left" w:pos="993"/>
        </w:tabs>
        <w:ind w:left="426" w:right="-142" w:firstLine="567"/>
        <w:jc w:val="both"/>
        <w:rPr>
          <w:del w:id="173" w:author="Владислав Андросов" w:date="2026-07-24T19:15:00Z"/>
          <w:rFonts w:ascii="Arial" w:hAnsi="Arial" w:cs="Arial"/>
          <w:b/>
          <w:sz w:val="22"/>
          <w:szCs w:val="22"/>
          <w:lang w:eastAsia="en-US"/>
        </w:rPr>
      </w:pPr>
      <w:del w:id="174" w:author="Владислав Андросов" w:date="2026-07-24T19:15:00Z">
        <w:r w:rsidDel="00EE41A1">
          <w:rPr>
            <w:rFonts w:ascii="Arial" w:hAnsi="Arial" w:cs="Arial"/>
            <w:sz w:val="22"/>
            <w:szCs w:val="22"/>
            <w:lang w:eastAsia="en-US"/>
          </w:rPr>
          <w:delText>Приложение №2 – Акт сдачи-приемки оказанных Работ (форма).</w:delText>
        </w:r>
      </w:del>
    </w:p>
    <w:p w14:paraId="22534505" w14:textId="5F1DE57C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75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191105B7" w14:textId="18F9B911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76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556E3FD5" w14:textId="3F3D6DAF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77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489F571B" w14:textId="32A5A85E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78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4175462D" w14:textId="1838F72A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79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32C2FDCD" w14:textId="5C6ED801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80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50BAC070" w14:textId="23617EB9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81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5B8C0A95" w14:textId="6E47494F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82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071C0F87" w14:textId="3FD44E31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83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11E629E6" w14:textId="4EC87642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84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0F86F593" w14:textId="7B6D8E40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85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52CAAD92" w14:textId="34F72A02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86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76104FB2" w14:textId="091352D7" w:rsidR="00FC6CC7" w:rsidDel="00EE41A1" w:rsidRDefault="00FC6CC7">
      <w:pPr>
        <w:widowControl w:val="0"/>
        <w:tabs>
          <w:tab w:val="left" w:pos="4792"/>
        </w:tabs>
        <w:ind w:left="426" w:right="-142" w:firstLine="567"/>
        <w:rPr>
          <w:del w:id="187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p w14:paraId="6F8B8BEF" w14:textId="37AFBF6E" w:rsidR="00FC6CC7" w:rsidDel="00EE41A1" w:rsidRDefault="004D2EA8">
      <w:pPr>
        <w:pStyle w:val="2"/>
        <w:keepNext w:val="0"/>
        <w:widowControl w:val="0"/>
        <w:numPr>
          <w:ilvl w:val="0"/>
          <w:numId w:val="34"/>
        </w:numPr>
        <w:tabs>
          <w:tab w:val="left" w:pos="0"/>
          <w:tab w:val="left" w:pos="567"/>
        </w:tabs>
        <w:spacing w:before="0" w:after="0" w:line="240" w:lineRule="auto"/>
        <w:ind w:left="426" w:right="-142" w:firstLine="567"/>
        <w:jc w:val="center"/>
        <w:rPr>
          <w:del w:id="188" w:author="Владислав Андросов" w:date="2026-07-24T19:15:00Z"/>
          <w:rFonts w:ascii="Arial" w:hAnsi="Arial" w:cs="Arial"/>
          <w:i w:val="0"/>
          <w:sz w:val="22"/>
          <w:szCs w:val="22"/>
          <w:lang w:val="ru-RU"/>
        </w:rPr>
      </w:pPr>
      <w:del w:id="189" w:author="Владислав Андросов" w:date="2026-07-24T19:15:00Z">
        <w:r w:rsidDel="00EE41A1">
          <w:rPr>
            <w:rFonts w:ascii="Arial" w:hAnsi="Arial" w:cs="Arial"/>
            <w:i w:val="0"/>
            <w:sz w:val="22"/>
            <w:szCs w:val="22"/>
            <w:lang w:val="ru-RU"/>
          </w:rPr>
          <w:delText>Реквизиты и подписи Сторон</w:delText>
        </w:r>
      </w:del>
    </w:p>
    <w:bookmarkEnd w:id="66"/>
    <w:p w14:paraId="46519218" w14:textId="4584417C" w:rsidR="00FC6CC7" w:rsidDel="00EE41A1" w:rsidRDefault="00FC6CC7">
      <w:pPr>
        <w:ind w:left="426" w:right="-142" w:firstLine="567"/>
        <w:rPr>
          <w:del w:id="190" w:author="Владислав Андросов" w:date="2026-07-24T19:15:00Z"/>
          <w:rFonts w:ascii="Arial" w:hAnsi="Arial" w:cs="Arial"/>
          <w:sz w:val="22"/>
          <w:szCs w:val="22"/>
          <w:lang w:eastAsia="en-US"/>
        </w:rPr>
      </w:pPr>
    </w:p>
    <w:tbl>
      <w:tblPr>
        <w:tblW w:w="10008" w:type="dxa"/>
        <w:tblLayout w:type="fixed"/>
        <w:tblLook w:val="0000" w:firstRow="0" w:lastRow="0" w:firstColumn="0" w:lastColumn="0" w:noHBand="0" w:noVBand="0"/>
      </w:tblPr>
      <w:tblGrid>
        <w:gridCol w:w="4968"/>
        <w:gridCol w:w="5040"/>
      </w:tblGrid>
      <w:tr w:rsidR="00FC6CC7" w:rsidDel="00EE41A1" w14:paraId="0F13DF45" w14:textId="2B7EA50E">
        <w:trPr>
          <w:trHeight w:val="517"/>
          <w:del w:id="191" w:author="Владислав Андросов" w:date="2026-07-24T19:15:00Z"/>
        </w:trPr>
        <w:tc>
          <w:tcPr>
            <w:tcW w:w="4968" w:type="dxa"/>
          </w:tcPr>
          <w:p w14:paraId="578435BA" w14:textId="56F2DE72" w:rsidR="00FC6CC7" w:rsidDel="00EE41A1" w:rsidRDefault="004D2EA8">
            <w:pPr>
              <w:ind w:left="340" w:right="-142"/>
              <w:rPr>
                <w:del w:id="192" w:author="Владислав Андросов" w:date="2026-07-24T19:15:00Z"/>
                <w:rFonts w:ascii="Arial" w:hAnsi="Arial" w:cs="Arial"/>
                <w:b/>
                <w:sz w:val="22"/>
                <w:szCs w:val="22"/>
              </w:rPr>
            </w:pPr>
            <w:del w:id="193" w:author="Владислав Андросов" w:date="2026-07-24T19:15:00Z">
              <w:r w:rsidDel="00EE41A1">
                <w:rPr>
                  <w:rFonts w:ascii="Arial" w:hAnsi="Arial" w:cs="Arial"/>
                  <w:b/>
                  <w:sz w:val="22"/>
                  <w:szCs w:val="22"/>
                </w:rPr>
                <w:delText>Подрядчик</w:delText>
              </w:r>
            </w:del>
          </w:p>
          <w:p w14:paraId="060DFB9D" w14:textId="1F34002E" w:rsidR="00FC6CC7" w:rsidDel="00EE41A1" w:rsidRDefault="004D2EA8">
            <w:pPr>
              <w:ind w:left="340" w:right="-142"/>
              <w:rPr>
                <w:del w:id="194" w:author="Владислав Андросов" w:date="2026-07-24T19:15:00Z"/>
                <w:rFonts w:ascii="Arial" w:hAnsi="Arial" w:cs="Arial"/>
                <w:b/>
                <w:sz w:val="22"/>
                <w:szCs w:val="22"/>
              </w:rPr>
            </w:pPr>
            <w:del w:id="195" w:author="Владислав Андросов" w:date="2026-07-24T19:15:00Z">
              <w:r w:rsidDel="00EE41A1">
                <w:rPr>
                  <w:rFonts w:ascii="Arial" w:hAnsi="Arial" w:cs="Arial"/>
                  <w:b/>
                  <w:sz w:val="22"/>
                  <w:szCs w:val="22"/>
                </w:rPr>
                <w:delText>ООО «АЙТИКЬЮ ПРО»</w:delText>
              </w:r>
            </w:del>
          </w:p>
        </w:tc>
        <w:tc>
          <w:tcPr>
            <w:tcW w:w="5040" w:type="dxa"/>
            <w:vAlign w:val="center"/>
          </w:tcPr>
          <w:p w14:paraId="617A5DBF" w14:textId="3DBE794D" w:rsidR="00FC6CC7" w:rsidDel="00EE41A1" w:rsidRDefault="004D2EA8">
            <w:pPr>
              <w:ind w:left="426" w:right="-142"/>
              <w:rPr>
                <w:del w:id="196" w:author="Владислав Андросов" w:date="2026-07-24T19:15:00Z"/>
                <w:rFonts w:ascii="Arial" w:hAnsi="Arial" w:cs="Arial"/>
                <w:b/>
                <w:sz w:val="22"/>
                <w:szCs w:val="22"/>
              </w:rPr>
            </w:pPr>
            <w:del w:id="197" w:author="Владислав Андросов" w:date="2026-07-24T19:15:00Z">
              <w:r w:rsidDel="00EE41A1">
                <w:rPr>
                  <w:rFonts w:ascii="Arial" w:hAnsi="Arial" w:cs="Arial"/>
                  <w:b/>
                  <w:sz w:val="22"/>
                  <w:szCs w:val="22"/>
                </w:rPr>
                <w:delText>Заказчик</w:delText>
              </w:r>
            </w:del>
          </w:p>
          <w:p w14:paraId="2E6B4C91" w14:textId="6FA51760" w:rsidR="00FC6CC7" w:rsidDel="00EE41A1" w:rsidRDefault="004D2EA8">
            <w:pPr>
              <w:ind w:left="426" w:right="-142"/>
              <w:rPr>
                <w:del w:id="198" w:author="Владислав Андросов" w:date="2026-07-24T19:15:00Z"/>
                <w:rFonts w:ascii="Arial" w:hAnsi="Arial" w:cs="Arial"/>
                <w:b/>
                <w:sz w:val="22"/>
                <w:szCs w:val="22"/>
              </w:rPr>
            </w:pPr>
            <w:del w:id="199" w:author="Владислав Андросов" w:date="2026-07-24T19:15:00Z">
              <w:r w:rsidDel="00EE41A1">
                <w:rPr>
                  <w:rFonts w:ascii="Arial" w:hAnsi="Arial" w:cs="Arial"/>
                  <w:b/>
                  <w:sz w:val="22"/>
                  <w:szCs w:val="22"/>
                </w:rPr>
                <w:delText>АО «Инвестиционная компания Д8»</w:delText>
              </w:r>
            </w:del>
          </w:p>
        </w:tc>
      </w:tr>
      <w:tr w:rsidR="00FC6CC7" w:rsidDel="00EE41A1" w14:paraId="0869047B" w14:textId="2668CF2F">
        <w:trPr>
          <w:trHeight w:val="2281"/>
          <w:del w:id="200" w:author="Владислав Андросов" w:date="2026-07-24T19:15:00Z"/>
        </w:trPr>
        <w:tc>
          <w:tcPr>
            <w:tcW w:w="4968" w:type="dxa"/>
          </w:tcPr>
          <w:p w14:paraId="68C2049E" w14:textId="63BD46F7" w:rsidR="00FC6CC7" w:rsidDel="00EE41A1" w:rsidRDefault="004D2EA8">
            <w:pPr>
              <w:ind w:left="340" w:right="-142"/>
              <w:rPr>
                <w:del w:id="201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02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Юридический адрес: 129164, г. Москва, ВН.ТЕР.Г. Муниципальный округ Алексеевский, б-р Ракетный, д. 16, эт. 7, пом/пом XXXI/7</w:delText>
              </w:r>
            </w:del>
          </w:p>
          <w:p w14:paraId="72691FC1" w14:textId="2B3ADBFC" w:rsidR="00FC6CC7" w:rsidDel="00EE41A1" w:rsidRDefault="004D2EA8">
            <w:pPr>
              <w:ind w:left="340" w:right="-142"/>
              <w:rPr>
                <w:del w:id="203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04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ИНН 9717094288</w:delText>
              </w:r>
            </w:del>
          </w:p>
          <w:p w14:paraId="237683DE" w14:textId="2F2BE8AB" w:rsidR="00FC6CC7" w:rsidDel="00EE41A1" w:rsidRDefault="004D2EA8">
            <w:pPr>
              <w:ind w:left="340" w:right="-142"/>
              <w:rPr>
                <w:del w:id="205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06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 xml:space="preserve">КПП </w:delText>
              </w:r>
              <w:r w:rsidDel="00EE41A1">
                <w:rPr>
                  <w:rFonts w:ascii="Arial" w:hAnsi="Arial" w:cs="Arial"/>
                  <w:sz w:val="22"/>
                  <w:szCs w:val="22"/>
                </w:rPr>
                <w:delText>771701001</w:delText>
              </w:r>
            </w:del>
          </w:p>
          <w:p w14:paraId="14AD9772" w14:textId="3692D231" w:rsidR="00FC6CC7" w:rsidDel="00EE41A1" w:rsidRDefault="004D2EA8">
            <w:pPr>
              <w:ind w:left="340" w:right="-142"/>
              <w:rPr>
                <w:del w:id="207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08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 xml:space="preserve">ОГРН 1207700317439 </w:delText>
              </w:r>
            </w:del>
          </w:p>
          <w:p w14:paraId="3AD8CDBC" w14:textId="5B37C996" w:rsidR="00FC6CC7" w:rsidDel="00EE41A1" w:rsidRDefault="004D2EA8">
            <w:pPr>
              <w:ind w:left="340" w:right="-142"/>
              <w:rPr>
                <w:del w:id="209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10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ООО "Банк Точка"</w:delText>
              </w:r>
            </w:del>
          </w:p>
          <w:p w14:paraId="2A5969DC" w14:textId="7EB21458" w:rsidR="00FC6CC7" w:rsidDel="00EE41A1" w:rsidRDefault="004D2EA8">
            <w:pPr>
              <w:ind w:left="340" w:right="-142"/>
              <w:rPr>
                <w:del w:id="211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12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Р/с 40702810001500115891</w:delText>
              </w:r>
            </w:del>
          </w:p>
          <w:p w14:paraId="433ED81E" w14:textId="3407BC6C" w:rsidR="00FC6CC7" w:rsidDel="00EE41A1" w:rsidRDefault="004D2EA8">
            <w:pPr>
              <w:ind w:left="340" w:right="-142"/>
              <w:rPr>
                <w:del w:id="213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14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К/с 30101810745374525104</w:delText>
              </w:r>
            </w:del>
          </w:p>
          <w:p w14:paraId="44A5C35D" w14:textId="14E24D55" w:rsidR="00FC6CC7" w:rsidDel="00EE41A1" w:rsidRDefault="004D2EA8">
            <w:pPr>
              <w:ind w:left="340" w:right="-142"/>
              <w:rPr>
                <w:del w:id="215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16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БИК 044525104</w:delText>
              </w:r>
            </w:del>
          </w:p>
          <w:p w14:paraId="26449B3B" w14:textId="48BD6A54" w:rsidR="00FC6CC7" w:rsidDel="00EE41A1" w:rsidRDefault="00FC6CC7">
            <w:pPr>
              <w:ind w:left="340" w:right="-142"/>
              <w:rPr>
                <w:del w:id="217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0E36A248" w14:textId="25A4F80D" w:rsidR="00FC6CC7" w:rsidDel="00EE41A1" w:rsidRDefault="00FC6CC7">
            <w:pPr>
              <w:ind w:left="340" w:right="-142"/>
              <w:rPr>
                <w:del w:id="218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1F6E5373" w14:textId="44CCD4E7" w:rsidR="00FC6CC7" w:rsidDel="00EE41A1" w:rsidRDefault="00FC6CC7">
            <w:pPr>
              <w:ind w:left="340" w:right="-142"/>
              <w:rPr>
                <w:del w:id="219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3103F51C" w14:textId="6F65DEC9" w:rsidR="00FC6CC7" w:rsidDel="00EE41A1" w:rsidRDefault="004D2EA8">
            <w:pPr>
              <w:ind w:left="340" w:right="-142"/>
              <w:rPr>
                <w:del w:id="220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21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От Подрядчика:</w:delText>
              </w:r>
            </w:del>
          </w:p>
        </w:tc>
        <w:tc>
          <w:tcPr>
            <w:tcW w:w="5040" w:type="dxa"/>
          </w:tcPr>
          <w:p w14:paraId="1929005A" w14:textId="57063AD3" w:rsidR="00FC6CC7" w:rsidDel="00EE41A1" w:rsidRDefault="004D2EA8">
            <w:pPr>
              <w:ind w:left="426" w:right="-142"/>
              <w:rPr>
                <w:del w:id="222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23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Место нахождения: Российская Федерация, 123112, г. Москва, вн. тер. г. муниципальный округ Пресненский, Пресненская наб., д. 6,</w:delText>
              </w:r>
              <w:r w:rsidDel="00EE41A1">
                <w:rPr>
                  <w:rFonts w:ascii="Arial" w:hAnsi="Arial" w:cs="Arial"/>
                  <w:sz w:val="22"/>
                  <w:szCs w:val="22"/>
                </w:rPr>
                <w:delText xml:space="preserve"> стр. 2, этаж 13, помещ. 1-5</w:delText>
              </w:r>
            </w:del>
          </w:p>
          <w:p w14:paraId="54FF405B" w14:textId="48AFBFB8" w:rsidR="00FC6CC7" w:rsidDel="00EE41A1" w:rsidRDefault="004D2EA8">
            <w:pPr>
              <w:ind w:left="426" w:right="-142"/>
              <w:rPr>
                <w:del w:id="224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25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ИНН 7717116241</w:delText>
              </w:r>
            </w:del>
          </w:p>
          <w:p w14:paraId="5F54BDB8" w14:textId="4B880220" w:rsidR="00FC6CC7" w:rsidDel="00EE41A1" w:rsidRDefault="004D2EA8">
            <w:pPr>
              <w:ind w:left="426" w:right="-142"/>
              <w:rPr>
                <w:del w:id="226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27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КПП 770301001</w:delText>
              </w:r>
            </w:del>
          </w:p>
          <w:p w14:paraId="50F2CF99" w14:textId="457F9BEF" w:rsidR="00FC6CC7" w:rsidDel="00EE41A1" w:rsidRDefault="004D2EA8">
            <w:pPr>
              <w:ind w:left="426" w:right="-142"/>
              <w:rPr>
                <w:del w:id="228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29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ОГРН 1027700010205</w:delText>
              </w:r>
            </w:del>
          </w:p>
          <w:p w14:paraId="50FF33CE" w14:textId="22E8E6D3" w:rsidR="00FC6CC7" w:rsidDel="00EE41A1" w:rsidRDefault="004D2EA8">
            <w:pPr>
              <w:ind w:left="426" w:right="-142"/>
              <w:rPr>
                <w:del w:id="230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31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Р/с 40701810500000000225</w:delText>
              </w:r>
            </w:del>
          </w:p>
          <w:p w14:paraId="69733841" w14:textId="0723F412" w:rsidR="00FC6CC7" w:rsidDel="00EE41A1" w:rsidRDefault="004D2EA8">
            <w:pPr>
              <w:ind w:left="426" w:right="-142"/>
              <w:rPr>
                <w:del w:id="232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33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к/с 30101810200000000700</w:delText>
              </w:r>
            </w:del>
          </w:p>
          <w:p w14:paraId="1E9D88EA" w14:textId="6DC8AEDC" w:rsidR="00FC6CC7" w:rsidDel="00EE41A1" w:rsidRDefault="004D2EA8">
            <w:pPr>
              <w:ind w:firstLine="458"/>
              <w:rPr>
                <w:del w:id="234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35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в АО «Райффайзенбанк», г. Москва</w:delText>
              </w:r>
            </w:del>
          </w:p>
          <w:p w14:paraId="1C090675" w14:textId="79C0DD33" w:rsidR="00FC6CC7" w:rsidDel="00EE41A1" w:rsidRDefault="004D2EA8">
            <w:pPr>
              <w:ind w:left="426" w:right="-142"/>
              <w:rPr>
                <w:del w:id="236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37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БИК 044525225</w:delText>
              </w:r>
            </w:del>
          </w:p>
          <w:p w14:paraId="4BC90A63" w14:textId="76F2D42D" w:rsidR="00FC6CC7" w:rsidDel="00EE41A1" w:rsidRDefault="00FC6CC7">
            <w:pPr>
              <w:ind w:left="426" w:right="-142"/>
              <w:rPr>
                <w:del w:id="238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6449102C" w14:textId="5CC2BCDB" w:rsidR="00FC6CC7" w:rsidDel="00EE41A1" w:rsidRDefault="00FC6CC7">
            <w:pPr>
              <w:ind w:left="426" w:right="-142"/>
              <w:rPr>
                <w:del w:id="239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47E34EB7" w14:textId="1FAFD6C3" w:rsidR="00FC6CC7" w:rsidDel="00EE41A1" w:rsidRDefault="004D2EA8">
            <w:pPr>
              <w:ind w:left="426" w:right="-142"/>
              <w:rPr>
                <w:del w:id="240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41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От Заказчика:</w:delText>
              </w:r>
            </w:del>
          </w:p>
          <w:p w14:paraId="2AB9D167" w14:textId="37CECAD6" w:rsidR="00FC6CC7" w:rsidDel="00EE41A1" w:rsidRDefault="00FC6CC7">
            <w:pPr>
              <w:ind w:left="426" w:right="-142"/>
              <w:rPr>
                <w:del w:id="242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18206314" w14:textId="13483EF9" w:rsidR="00FC6CC7" w:rsidDel="00EE41A1" w:rsidRDefault="00FC6CC7">
            <w:pPr>
              <w:ind w:left="426" w:right="-142"/>
              <w:rPr>
                <w:del w:id="243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659218FF" w14:textId="55A49805" w:rsidR="00FC6CC7" w:rsidDel="00EE41A1" w:rsidRDefault="00FC6CC7">
            <w:pPr>
              <w:ind w:left="426" w:right="-142"/>
              <w:rPr>
                <w:del w:id="244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</w:tc>
      </w:tr>
      <w:tr w:rsidR="00FC6CC7" w:rsidDel="00EE41A1" w14:paraId="3FDD8ED1" w14:textId="47C72CCD">
        <w:trPr>
          <w:trHeight w:val="952"/>
          <w:del w:id="245" w:author="Владислав Андросов" w:date="2026-07-24T19:15:00Z"/>
        </w:trPr>
        <w:tc>
          <w:tcPr>
            <w:tcW w:w="4968" w:type="dxa"/>
          </w:tcPr>
          <w:p w14:paraId="34603C24" w14:textId="5E2E8B63" w:rsidR="00FC6CC7" w:rsidDel="00EE41A1" w:rsidRDefault="004D2EA8">
            <w:pPr>
              <w:ind w:left="340" w:right="-142"/>
              <w:rPr>
                <w:del w:id="246" w:author="Владислав Андросов" w:date="2026-07-24T19:15:00Z"/>
                <w:rFonts w:ascii="Arial" w:hAnsi="Arial" w:cs="Arial"/>
                <w:b/>
                <w:sz w:val="22"/>
                <w:szCs w:val="22"/>
              </w:rPr>
            </w:pPr>
            <w:del w:id="247" w:author="Владислав Андросов" w:date="2026-07-24T19:15:00Z">
              <w:r w:rsidDel="00EE41A1">
                <w:rPr>
                  <w:rFonts w:ascii="Arial" w:hAnsi="Arial" w:cs="Arial"/>
                  <w:b/>
                  <w:sz w:val="22"/>
                  <w:szCs w:val="22"/>
                </w:rPr>
                <w:delText>Генеральный директор</w:delText>
              </w:r>
            </w:del>
          </w:p>
          <w:p w14:paraId="14335E51" w14:textId="3AA63D31" w:rsidR="00FC6CC7" w:rsidDel="00EE41A1" w:rsidRDefault="00FC6CC7">
            <w:pPr>
              <w:ind w:left="340" w:right="-142"/>
              <w:rPr>
                <w:del w:id="248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11B5FCC1" w14:textId="395ECDA0" w:rsidR="00FC6CC7" w:rsidDel="00EE41A1" w:rsidRDefault="004D2EA8">
            <w:pPr>
              <w:ind w:left="340" w:right="-142"/>
              <w:rPr>
                <w:del w:id="249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50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_________________/ А.Б. Шаронин</w:delText>
              </w:r>
            </w:del>
          </w:p>
          <w:p w14:paraId="0DAE3BDA" w14:textId="6836EDB9" w:rsidR="00FC6CC7" w:rsidDel="00EE41A1" w:rsidRDefault="004D2EA8">
            <w:pPr>
              <w:ind w:left="340" w:right="-142"/>
              <w:rPr>
                <w:del w:id="251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52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М.П.</w:delText>
              </w:r>
            </w:del>
          </w:p>
        </w:tc>
        <w:tc>
          <w:tcPr>
            <w:tcW w:w="5040" w:type="dxa"/>
          </w:tcPr>
          <w:p w14:paraId="52464A22" w14:textId="22C5478B" w:rsidR="00FC6CC7" w:rsidDel="00EE41A1" w:rsidRDefault="004D2EA8">
            <w:pPr>
              <w:ind w:left="426" w:right="-142"/>
              <w:rPr>
                <w:del w:id="253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54" w:author="Владислав Андросов" w:date="2026-07-24T19:15:00Z">
              <w:r w:rsidDel="00EE41A1">
                <w:rPr>
                  <w:rFonts w:ascii="Arial" w:hAnsi="Arial" w:cs="Arial"/>
                  <w:b/>
                  <w:sz w:val="22"/>
                  <w:szCs w:val="22"/>
                </w:rPr>
                <w:delText>Генеральный директор</w:delText>
              </w:r>
              <w:r w:rsidDel="00EE41A1">
                <w:rPr>
                  <w:rFonts w:ascii="Arial" w:hAnsi="Arial" w:cs="Arial"/>
                  <w:sz w:val="22"/>
                  <w:szCs w:val="22"/>
                </w:rPr>
                <w:delText xml:space="preserve"> </w:delText>
              </w:r>
            </w:del>
          </w:p>
          <w:p w14:paraId="63CBF4C9" w14:textId="05565D2A" w:rsidR="00FC6CC7" w:rsidDel="00EE41A1" w:rsidRDefault="00FC6CC7">
            <w:pPr>
              <w:ind w:left="426" w:right="-142"/>
              <w:rPr>
                <w:del w:id="255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</w:p>
          <w:p w14:paraId="227ABE6E" w14:textId="1C0CC883" w:rsidR="00FC6CC7" w:rsidDel="00EE41A1" w:rsidRDefault="004D2EA8">
            <w:pPr>
              <w:ind w:left="426" w:right="-142"/>
              <w:rPr>
                <w:del w:id="256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57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________________________ / В.В. Грицук</w:delText>
              </w:r>
            </w:del>
          </w:p>
          <w:p w14:paraId="59E83BA8" w14:textId="7042A52A" w:rsidR="00FC6CC7" w:rsidDel="00EE41A1" w:rsidRDefault="004D2EA8">
            <w:pPr>
              <w:ind w:left="426" w:right="-142"/>
              <w:rPr>
                <w:del w:id="258" w:author="Владислав Андросов" w:date="2026-07-24T19:15:00Z"/>
                <w:rFonts w:ascii="Arial" w:hAnsi="Arial" w:cs="Arial"/>
                <w:sz w:val="22"/>
                <w:szCs w:val="22"/>
              </w:rPr>
            </w:pPr>
            <w:del w:id="259" w:author="Владислав Андросов" w:date="2026-07-24T19:15:00Z">
              <w:r w:rsidDel="00EE41A1">
                <w:rPr>
                  <w:rFonts w:ascii="Arial" w:hAnsi="Arial" w:cs="Arial"/>
                  <w:sz w:val="22"/>
                  <w:szCs w:val="22"/>
                </w:rPr>
                <w:delText>М.П.</w:delText>
              </w:r>
            </w:del>
          </w:p>
        </w:tc>
      </w:tr>
    </w:tbl>
    <w:p w14:paraId="5BDB5EED" w14:textId="77777777" w:rsidR="00FC6CC7" w:rsidRDefault="00FC6CC7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both"/>
        <w:rPr>
          <w:rFonts w:ascii="Arial" w:hAnsi="Arial" w:cs="Arial"/>
          <w:b/>
          <w:sz w:val="22"/>
          <w:szCs w:val="22"/>
        </w:rPr>
        <w:sectPr w:rsidR="00FC6CC7">
          <w:footerReference w:type="default" r:id="rId11"/>
          <w:pgSz w:w="11907" w:h="16840"/>
          <w:pgMar w:top="851" w:right="707" w:bottom="1135" w:left="709" w:header="510" w:footer="510" w:gutter="0"/>
          <w:cols w:space="720"/>
        </w:sectPr>
      </w:pPr>
    </w:p>
    <w:p w14:paraId="09D58D02" w14:textId="77777777" w:rsidR="00FC6CC7" w:rsidRDefault="004D2EA8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righ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 xml:space="preserve">Приложение №1 </w:t>
      </w:r>
    </w:p>
    <w:p w14:paraId="608F3BAC" w14:textId="1341E2AC" w:rsidR="00FC6CC7" w:rsidRDefault="004D2EA8">
      <w:pPr>
        <w:ind w:left="426" w:right="-142" w:firstLine="567"/>
        <w:jc w:val="righ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  <w:lang w:eastAsia="en-US"/>
        </w:rPr>
        <w:t>к Договору №</w:t>
      </w:r>
      <w:r>
        <w:rPr>
          <w:rFonts w:ascii="Arial" w:hAnsi="Arial" w:cs="Arial"/>
          <w:b/>
          <w:sz w:val="18"/>
          <w:szCs w:val="18"/>
        </w:rPr>
        <w:t xml:space="preserve"> ИКД-1-PRO от «15» июля 2026 г. </w:t>
      </w:r>
    </w:p>
    <w:p w14:paraId="71F12D4B" w14:textId="77777777" w:rsidR="00FC6CC7" w:rsidRDefault="00FC6CC7">
      <w:pPr>
        <w:ind w:left="426" w:right="-142" w:firstLine="567"/>
        <w:jc w:val="both"/>
        <w:rPr>
          <w:rFonts w:ascii="Arial" w:hAnsi="Arial" w:cs="Arial"/>
          <w:b/>
          <w:sz w:val="22"/>
          <w:szCs w:val="22"/>
        </w:rPr>
      </w:pPr>
    </w:p>
    <w:p w14:paraId="5824BF20" w14:textId="77777777" w:rsidR="00FC6CC7" w:rsidRDefault="004D2EA8">
      <w:pPr>
        <w:spacing w:after="200"/>
        <w:ind w:left="567" w:firstLine="567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Техническое задание</w:t>
      </w:r>
    </w:p>
    <w:p w14:paraId="14C505B2" w14:textId="279E3731" w:rsidR="00FC6CC7" w:rsidRDefault="004D2EA8">
      <w:pPr>
        <w:spacing w:after="120"/>
        <w:ind w:left="567" w:firstLine="567"/>
        <w:jc w:val="both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Синапс.Инсайт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мультиагентная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платформа бизнес-аналитики, развёртываемая в контуре АО «Инвестиционная компания Д8»</w:t>
      </w:r>
      <w:r>
        <w:rPr>
          <w:rFonts w:ascii="Arial" w:eastAsia="Arial" w:hAnsi="Arial" w:cs="Arial"/>
          <w:sz w:val="22"/>
          <w:szCs w:val="22"/>
        </w:rPr>
        <w:t>: интеграция разнородных источников данных, поиск по корпусу документов (RAG), ролевой доступ и защищённое обращение к языковым моделям в едином контуре.</w:t>
      </w:r>
    </w:p>
    <w:p w14:paraId="657833AF" w14:textId="77777777" w:rsidR="00FC6CC7" w:rsidRDefault="004D2EA8">
      <w:pPr>
        <w:spacing w:after="12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 xml:space="preserve">В состав платформы входит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AI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Guard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защищённый AI-шлюз, который даёт пользователям доступ к языковым </w:t>
      </w:r>
      <w:r>
        <w:rPr>
          <w:rFonts w:ascii="Arial" w:eastAsia="Arial" w:hAnsi="Arial" w:cs="Arial"/>
          <w:sz w:val="22"/>
          <w:szCs w:val="22"/>
        </w:rPr>
        <w:t>моделям, не выпуская чувствительные данные за периметр. Перед обращением к модели шлюз на лету обезличивает имена, суммы, счета, реквизиты и другие конфиденциальные сущности, а в ответе восстанавливает их внутри контура.</w:t>
      </w:r>
    </w:p>
    <w:p w14:paraId="4F63BF5A" w14:textId="77777777" w:rsidR="00FC6CC7" w:rsidRDefault="004D2EA8">
      <w:pPr>
        <w:pBdr>
          <w:bottom w:val="single" w:sz="4" w:space="4" w:color="D7E0E0"/>
        </w:pBdr>
        <w:spacing w:before="260" w:after="14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Ключевые возможности</w:t>
      </w:r>
    </w:p>
    <w:p w14:paraId="40B0C66C" w14:textId="1383A621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Интеграция с и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сточниками данных — </w:t>
      </w:r>
      <w:r>
        <w:rPr>
          <w:rFonts w:ascii="Arial" w:eastAsia="Arial" w:hAnsi="Arial" w:cs="Arial"/>
          <w:sz w:val="22"/>
          <w:szCs w:val="22"/>
        </w:rPr>
        <w:t>прямое подключение к СУБД корпоративного хранилища данных (КХД) и интеграция с системами АО «Инвестиционная компания Д8».</w:t>
      </w:r>
    </w:p>
    <w:p w14:paraId="58B8F832" w14:textId="77777777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Ролевая модель доступа — </w:t>
      </w:r>
      <w:r>
        <w:rPr>
          <w:rFonts w:ascii="Arial" w:eastAsia="Arial" w:hAnsi="Arial" w:cs="Arial"/>
          <w:sz w:val="22"/>
          <w:szCs w:val="22"/>
        </w:rPr>
        <w:t>разграничение видимости данных и функций платформы по ролям пользователей.</w:t>
      </w:r>
    </w:p>
    <w:p w14:paraId="4B1683A2" w14:textId="77777777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RAG по корпусу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документов — </w:t>
      </w:r>
      <w:r>
        <w:rPr>
          <w:rFonts w:ascii="Arial" w:eastAsia="Arial" w:hAnsi="Arial" w:cs="Arial"/>
          <w:sz w:val="22"/>
          <w:szCs w:val="22"/>
        </w:rPr>
        <w:t>загрузка и индексация согласованных коллекций документов, поиск с учётом ролевого разграничения доступа.</w:t>
      </w:r>
    </w:p>
    <w:p w14:paraId="39C4C627" w14:textId="77777777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Защищённый доступ к LLM (AI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Guard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) — </w:t>
      </w:r>
      <w:r>
        <w:rPr>
          <w:rFonts w:ascii="Arial" w:eastAsia="Arial" w:hAnsi="Arial" w:cs="Arial"/>
          <w:sz w:val="22"/>
          <w:szCs w:val="22"/>
        </w:rPr>
        <w:t>маскирование ФИО, счетов, реквизитов и других чувствительных сущностей перед отправкой в облачную мо</w:t>
      </w:r>
      <w:r>
        <w:rPr>
          <w:rFonts w:ascii="Arial" w:eastAsia="Arial" w:hAnsi="Arial" w:cs="Arial"/>
          <w:sz w:val="22"/>
          <w:szCs w:val="22"/>
        </w:rPr>
        <w:t>дель, с обратимым восстановлением в ответе.</w:t>
      </w:r>
    </w:p>
    <w:p w14:paraId="4CF29A03" w14:textId="77777777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Развёртывание в контуре — </w:t>
      </w:r>
      <w:proofErr w:type="spellStart"/>
      <w:r>
        <w:rPr>
          <w:rFonts w:ascii="Arial" w:eastAsia="Arial" w:hAnsi="Arial" w:cs="Arial"/>
          <w:sz w:val="22"/>
          <w:szCs w:val="22"/>
        </w:rPr>
        <w:t>on-premise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или в доверенном частном облаке, в изолированном режиме.</w:t>
      </w:r>
    </w:p>
    <w:p w14:paraId="120B48BF" w14:textId="77777777" w:rsidR="00FC6CC7" w:rsidRDefault="004D2EA8">
      <w:pPr>
        <w:pBdr>
          <w:bottom w:val="single" w:sz="4" w:space="4" w:color="D7E0E0"/>
        </w:pBdr>
        <w:spacing w:before="260" w:after="14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Свойства решения</w:t>
      </w:r>
    </w:p>
    <w:tbl>
      <w:tblPr>
        <w:tblW w:w="9923" w:type="dxa"/>
        <w:tblInd w:w="562" w:type="dxa"/>
        <w:tblBorders>
          <w:top w:val="single" w:sz="4" w:space="0" w:color="D7E0E0"/>
          <w:left w:val="single" w:sz="4" w:space="0" w:color="D7E0E0"/>
          <w:bottom w:val="single" w:sz="4" w:space="0" w:color="D7E0E0"/>
          <w:right w:val="single" w:sz="4" w:space="0" w:color="D7E0E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3"/>
        <w:gridCol w:w="7210"/>
      </w:tblGrid>
      <w:tr w:rsidR="00FC6CC7" w14:paraId="48BD43B6" w14:textId="77777777">
        <w:trPr>
          <w:tblHeader/>
        </w:trPr>
        <w:tc>
          <w:tcPr>
            <w:tcW w:w="2713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29131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Свойство</w:t>
            </w:r>
          </w:p>
        </w:tc>
        <w:tc>
          <w:tcPr>
            <w:tcW w:w="7210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8DB6B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Значение</w:t>
            </w:r>
          </w:p>
        </w:tc>
      </w:tr>
      <w:tr w:rsidR="00FC6CC7" w14:paraId="1FDB6CC5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A657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Принцип работы</w:t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3C16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Интеграция источников данных, RAG-поиск по корпусу документов, ролевой доступ и защищённое обращение к LLM в едином контуре</w:t>
            </w:r>
          </w:p>
        </w:tc>
      </w:tr>
      <w:tr w:rsidR="00FC6CC7" w14:paraId="3FE87844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025BA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Развёртывание</w:t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42982" w14:textId="0F7D019D" w:rsidR="00FC6CC7" w:rsidRDefault="004D2EA8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On-premise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в контуре АО «Инвестиционная компания Д8» (изолированный режим)</w:t>
            </w:r>
          </w:p>
        </w:tc>
      </w:tr>
      <w:tr w:rsidR="00FC6CC7" w14:paraId="545A931B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67A2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Источники данных (пилот)</w:t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EEDB9" w14:textId="61A19F0C" w:rsidR="00FC6CC7" w:rsidRDefault="004D2EA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КХД — прямое подключение к СУБД;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CRM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Битрикс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24 — через ESB-шину АО «Инвестиционная компания Д8»</w:t>
            </w:r>
          </w:p>
          <w:p w14:paraId="2A76B2D7" w14:textId="77777777" w:rsidR="00FC6CC7" w:rsidRDefault="004D2EA8">
            <w:r>
              <w:rPr>
                <w:lang w:val="en-US"/>
              </w:rPr>
              <w:t xml:space="preserve">MCP </w:t>
            </w:r>
            <w:r>
              <w:t>сервер</w:t>
            </w:r>
          </w:p>
          <w:p w14:paraId="201B554C" w14:textId="3C88F4B0" w:rsidR="00FC6CC7" w:rsidRDefault="004D2EA8">
            <w:r>
              <w:rPr>
                <w:lang w:val="en-US"/>
              </w:rPr>
              <w:t>RAG-</w:t>
            </w:r>
            <w:r>
              <w:t>компании</w:t>
            </w:r>
          </w:p>
        </w:tc>
      </w:tr>
      <w:tr w:rsidR="00FC6CC7" w14:paraId="2017768C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59B39" w14:textId="77777777" w:rsidR="00FC6CC7" w:rsidRDefault="004D2EA8">
            <w:pPr>
              <w:rPr>
                <w:lang w:val="en-US"/>
              </w:rPr>
            </w:pPr>
            <w:commentRangeStart w:id="260"/>
            <w:commentRangeStart w:id="261"/>
            <w:r>
              <w:rPr>
                <w:rFonts w:ascii="Arial" w:eastAsia="Arial" w:hAnsi="Arial" w:cs="Arial"/>
                <w:sz w:val="22"/>
                <w:szCs w:val="22"/>
              </w:rPr>
              <w:t>Ролевая модель (пилот)</w:t>
            </w:r>
            <w:commentRangeEnd w:id="260"/>
            <w:commentRangeEnd w:id="261"/>
            <w:r>
              <w:commentReference w:id="260"/>
            </w:r>
            <w:r>
              <w:commentReference w:id="261"/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0CADA" w14:textId="3B2D8ED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До 5 ролей, состав и права согласуются на этапе подготовки</w:t>
            </w:r>
          </w:p>
        </w:tc>
      </w:tr>
      <w:tr w:rsidR="00FC6CC7" w14:paraId="38423801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E85CA" w14:textId="77777777" w:rsidR="00FC6CC7" w:rsidRDefault="004D2EA8">
            <w:pPr>
              <w:rPr>
                <w:lang w:val="en-US"/>
              </w:rPr>
            </w:pPr>
            <w:commentRangeStart w:id="262"/>
            <w:commentRangeStart w:id="263"/>
            <w:r>
              <w:rPr>
                <w:rFonts w:ascii="Arial" w:eastAsia="Arial" w:hAnsi="Arial" w:cs="Arial"/>
                <w:sz w:val="22"/>
                <w:szCs w:val="22"/>
              </w:rPr>
              <w:t>RAG-корпус (пилот)</w:t>
            </w:r>
            <w:commentRangeEnd w:id="262"/>
            <w:commentRangeEnd w:id="263"/>
            <w:r>
              <w:commentReference w:id="262"/>
            </w:r>
            <w:r>
              <w:commentReference w:id="263"/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F8C65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2 согласованные коллекции документов — для демонстрации разграничения доступа между ролями</w:t>
            </w:r>
          </w:p>
        </w:tc>
      </w:tr>
      <w:tr w:rsidR="00FC6CC7" w14:paraId="5F6B41A6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04584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Доступ к LLM (AI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Guard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7C0F4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Облачная модель — обезличивание чувствительных данных на лету, восстановление в ответе внутри контура</w:t>
            </w:r>
          </w:p>
        </w:tc>
      </w:tr>
      <w:tr w:rsidR="00FC6CC7" w14:paraId="30C25B7E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0FA99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Ориентация на требования</w:t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A880A" w14:textId="3694BA59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152-ФЗ, политики службы информационной безопасности АО «Инвестиционная компания Д8», изолированный контур</w:t>
            </w:r>
          </w:p>
        </w:tc>
      </w:tr>
    </w:tbl>
    <w:p w14:paraId="1A4FC80A" w14:textId="77777777" w:rsidR="00FC6CC7" w:rsidRDefault="004D2EA8">
      <w:pPr>
        <w:pBdr>
          <w:bottom w:val="single" w:sz="4" w:space="4" w:color="D7E0E0"/>
        </w:pBdr>
        <w:spacing w:before="260" w:after="14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Результаты пилота и критерии успешности</w:t>
      </w:r>
    </w:p>
    <w:p w14:paraId="01B9EBBF" w14:textId="77777777" w:rsidR="00FC6CC7" w:rsidRDefault="004D2EA8">
      <w:pPr>
        <w:spacing w:after="12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Пилот считается успешным при достижении согласованных на старте критериев. Базовый набор:</w:t>
      </w:r>
    </w:p>
    <w:p w14:paraId="5495B622" w14:textId="219B847E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 xml:space="preserve">Данные из КХД (прямое подключение к СУБД) и справочника клиентов </w:t>
      </w:r>
      <w:r>
        <w:rPr>
          <w:rFonts w:ascii="Arial" w:eastAsia="Arial" w:hAnsi="Arial" w:cs="Arial"/>
          <w:sz w:val="22"/>
          <w:szCs w:val="22"/>
          <w:lang w:val="en-US"/>
        </w:rPr>
        <w:t>CRM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Битрикс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24 (через ESB), </w:t>
      </w:r>
      <w:r>
        <w:rPr>
          <w:rFonts w:ascii="Arial" w:eastAsia="Arial" w:hAnsi="Arial" w:cs="Arial"/>
          <w:sz w:val="22"/>
          <w:szCs w:val="22"/>
          <w:lang w:val="en-US"/>
        </w:rPr>
        <w:t>MCP</w:t>
      </w:r>
      <w:r>
        <w:rPr>
          <w:rFonts w:ascii="Arial" w:eastAsia="Arial" w:hAnsi="Arial" w:cs="Arial"/>
          <w:sz w:val="22"/>
          <w:szCs w:val="22"/>
        </w:rPr>
        <w:t xml:space="preserve"> сервера с данными отчета брокера, База знаний из </w:t>
      </w:r>
      <w:r>
        <w:rPr>
          <w:rFonts w:ascii="Arial" w:eastAsia="Arial" w:hAnsi="Arial" w:cs="Arial"/>
          <w:sz w:val="22"/>
          <w:szCs w:val="22"/>
          <w:lang w:val="en-US"/>
        </w:rPr>
        <w:t>RAG</w:t>
      </w:r>
      <w:r>
        <w:rPr>
          <w:rFonts w:ascii="Arial" w:eastAsia="Arial" w:hAnsi="Arial" w:cs="Arial"/>
          <w:sz w:val="22"/>
          <w:szCs w:val="22"/>
        </w:rPr>
        <w:t>-компании корректно загружаются и доступны платформе.</w:t>
      </w:r>
    </w:p>
    <w:p w14:paraId="0E791597" w14:textId="77777777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Две согласованные роли разграничивают доступ к данным</w:t>
      </w:r>
      <w:r>
        <w:rPr>
          <w:rFonts w:ascii="Arial" w:eastAsia="Arial" w:hAnsi="Arial" w:cs="Arial"/>
          <w:sz w:val="22"/>
          <w:szCs w:val="22"/>
        </w:rPr>
        <w:t xml:space="preserve"> и функциям в соответствии с согласованной матрицей прав.</w:t>
      </w:r>
    </w:p>
    <w:p w14:paraId="563E072A" w14:textId="77777777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Документы двух согласованных RAG-коллекций проиндексированы, поиск возвращает релевантные результаты; разграничение доступа между ролями к коллекциям подтверждено на тест-кейсах.</w:t>
      </w:r>
    </w:p>
    <w:p w14:paraId="24A5B0C6" w14:textId="77777777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 xml:space="preserve">Обращения пилотной </w:t>
      </w:r>
      <w:r>
        <w:rPr>
          <w:rFonts w:ascii="Arial" w:eastAsia="Arial" w:hAnsi="Arial" w:cs="Arial"/>
          <w:sz w:val="22"/>
          <w:szCs w:val="22"/>
        </w:rPr>
        <w:t xml:space="preserve">группы к облачной модели проходят через AI </w:t>
      </w:r>
      <w:proofErr w:type="spellStart"/>
      <w:r>
        <w:rPr>
          <w:rFonts w:ascii="Arial" w:eastAsia="Arial" w:hAnsi="Arial" w:cs="Arial"/>
          <w:sz w:val="22"/>
          <w:szCs w:val="22"/>
        </w:rPr>
        <w:t>Guard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чувствительные данные обезличиваются и корректно восстанавливаются в ответе, обращения </w:t>
      </w:r>
      <w:proofErr w:type="spellStart"/>
      <w:r>
        <w:rPr>
          <w:rFonts w:ascii="Arial" w:eastAsia="Arial" w:hAnsi="Arial" w:cs="Arial"/>
          <w:sz w:val="22"/>
          <w:szCs w:val="22"/>
        </w:rPr>
        <w:t>журналируются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37B5F98" w14:textId="4F839978" w:rsidR="00FC6CC7" w:rsidRDefault="004D2EA8">
      <w:pPr>
        <w:pStyle w:val="aff5"/>
        <w:numPr>
          <w:ilvl w:val="0"/>
          <w:numId w:val="38"/>
        </w:numPr>
        <w:spacing w:after="80"/>
        <w:ind w:left="567" w:firstLine="567"/>
        <w:contextualSpacing w:val="0"/>
        <w:jc w:val="both"/>
      </w:pPr>
      <w:r>
        <w:rPr>
          <w:rFonts w:ascii="Arial" w:eastAsia="Arial" w:hAnsi="Arial" w:cs="Arial"/>
          <w:sz w:val="22"/>
          <w:szCs w:val="22"/>
        </w:rPr>
        <w:t>Субъективная оценка качества и применимости аналитиками пилотной группы АО «Инвестиционная компания Д8».</w:t>
      </w:r>
    </w:p>
    <w:p w14:paraId="2F0EFE85" w14:textId="77777777" w:rsidR="00FC6CC7" w:rsidRDefault="004D2EA8">
      <w:pPr>
        <w:spacing w:before="160" w:after="8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Результат на выходе:</w:t>
      </w:r>
    </w:p>
    <w:p w14:paraId="6D4705E9" w14:textId="5DCDAD6A" w:rsidR="00FC6CC7" w:rsidRDefault="004D2EA8">
      <w:pPr>
        <w:spacing w:after="12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 xml:space="preserve">Работающий стенд платформы </w:t>
      </w:r>
      <w:proofErr w:type="spellStart"/>
      <w:r>
        <w:rPr>
          <w:rFonts w:ascii="Arial" w:eastAsia="Arial" w:hAnsi="Arial" w:cs="Arial"/>
          <w:sz w:val="22"/>
          <w:szCs w:val="22"/>
        </w:rPr>
        <w:t>Синапс.Инсайт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 интеграцией четырех источников, ролевой моделью на две роли, RAG-корпусом из двух коллекций и защищённым доступом к облачной LLM через AI </w:t>
      </w:r>
      <w:proofErr w:type="spellStart"/>
      <w:r>
        <w:rPr>
          <w:rFonts w:ascii="Arial" w:eastAsia="Arial" w:hAnsi="Arial" w:cs="Arial"/>
          <w:sz w:val="22"/>
          <w:szCs w:val="22"/>
        </w:rPr>
        <w:t>Guard</w:t>
      </w:r>
      <w:proofErr w:type="spellEnd"/>
      <w:r>
        <w:rPr>
          <w:rFonts w:ascii="Arial" w:eastAsia="Arial" w:hAnsi="Arial" w:cs="Arial"/>
          <w:sz w:val="22"/>
          <w:szCs w:val="22"/>
        </w:rPr>
        <w:t>; итоговый отчёт с оценкой по каждому треку рабо</w:t>
      </w:r>
      <w:r>
        <w:rPr>
          <w:rFonts w:ascii="Arial" w:eastAsia="Arial" w:hAnsi="Arial" w:cs="Arial"/>
          <w:sz w:val="22"/>
          <w:szCs w:val="22"/>
        </w:rPr>
        <w:t>т; рекомендация по конфигурации промышленного внедрения; Техническое задание с описанием новых и дорабатываемых функций для решения задач АО «Инвестиционная компания Д8».</w:t>
      </w:r>
    </w:p>
    <w:p w14:paraId="58BAB46E" w14:textId="77777777" w:rsidR="00FC6CC7" w:rsidRDefault="004D2EA8">
      <w:pPr>
        <w:pBdr>
          <w:bottom w:val="single" w:sz="4" w:space="4" w:color="D7E0E0"/>
        </w:pBdr>
        <w:spacing w:before="260" w:after="14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Этапы и сроки</w:t>
      </w:r>
    </w:p>
    <w:tbl>
      <w:tblPr>
        <w:tblW w:w="10010" w:type="dxa"/>
        <w:tblInd w:w="562" w:type="dxa"/>
        <w:tblBorders>
          <w:top w:val="single" w:sz="4" w:space="0" w:color="D7E0E0"/>
          <w:left w:val="single" w:sz="4" w:space="0" w:color="D7E0E0"/>
          <w:bottom w:val="single" w:sz="4" w:space="0" w:color="D7E0E0"/>
          <w:right w:val="single" w:sz="4" w:space="0" w:color="D7E0E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4748"/>
        <w:gridCol w:w="946"/>
        <w:gridCol w:w="2543"/>
      </w:tblGrid>
      <w:tr w:rsidR="00FC6CC7" w14:paraId="2B3CB09D" w14:textId="77777777">
        <w:trPr>
          <w:tblHeader/>
        </w:trPr>
        <w:tc>
          <w:tcPr>
            <w:tcW w:w="1773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8B24F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4748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D4C14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Содержание</w:t>
            </w:r>
          </w:p>
        </w:tc>
        <w:tc>
          <w:tcPr>
            <w:tcW w:w="946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C6AC4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Срок</w:t>
            </w:r>
          </w:p>
        </w:tc>
        <w:tc>
          <w:tcPr>
            <w:tcW w:w="2543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8B053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FC6CC7" w14:paraId="52504795" w14:textId="77777777">
        <w:tc>
          <w:tcPr>
            <w:tcW w:w="177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66124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1. Подготовка и развёртывание</w:t>
            </w:r>
          </w:p>
        </w:tc>
        <w:tc>
          <w:tcPr>
            <w:tcW w:w="474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9ADF8" w14:textId="36829725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Согласование доступов к КХД и ESB-шине АО «Инвестиционная компания Д8»; согласование состава и прав 2 -5 ролей; согласование состава двух RAG-коллекций; установка и базовая настройка платформы на стенде АО «Инвестиционная компания Д8»</w:t>
            </w:r>
          </w:p>
        </w:tc>
        <w:tc>
          <w:tcPr>
            <w:tcW w:w="94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3E1BA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1 неделя</w:t>
            </w:r>
          </w:p>
        </w:tc>
        <w:tc>
          <w:tcPr>
            <w:tcW w:w="254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78639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Развёрнутый </w:t>
            </w:r>
            <w:r>
              <w:rPr>
                <w:rFonts w:ascii="Arial" w:eastAsia="Arial" w:hAnsi="Arial" w:cs="Arial"/>
                <w:sz w:val="22"/>
                <w:szCs w:val="22"/>
              </w:rPr>
              <w:t>стенд, согласованные доступы и состав работ</w:t>
            </w:r>
          </w:p>
        </w:tc>
      </w:tr>
      <w:tr w:rsidR="00FC6CC7" w14:paraId="6CD70315" w14:textId="77777777">
        <w:tc>
          <w:tcPr>
            <w:tcW w:w="177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10FD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2. Интеграция</w:t>
            </w:r>
          </w:p>
        </w:tc>
        <w:tc>
          <w:tcPr>
            <w:tcW w:w="4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2825D" w14:textId="0B9F7222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Подключение КХД (прямая интеграция с СУБД) и справочника клиентов (через ESB),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MCP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сервера,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RAG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компании; настройка ролевой модели на 2-5 ролей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; загрузка и индексация RAG-корпуса (2 коллекции) с учётом ролевого разграничения; подключение AI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Guard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к облачной LLM</w:t>
            </w:r>
          </w:p>
        </w:tc>
        <w:tc>
          <w:tcPr>
            <w:tcW w:w="9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01C6E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2 недели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F5825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Работающие интеграции, ролевая модель, RAG-корпус, канал к LLM через AI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Guard</w:t>
            </w:r>
            <w:proofErr w:type="spellEnd"/>
          </w:p>
        </w:tc>
      </w:tr>
      <w:tr w:rsidR="00FC6CC7" w14:paraId="0F9E224F" w14:textId="77777777">
        <w:tc>
          <w:tcPr>
            <w:tcW w:w="177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AD4A1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3. Опытная эксплуатация</w:t>
            </w:r>
          </w:p>
        </w:tc>
        <w:tc>
          <w:tcPr>
            <w:tcW w:w="474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BD2DE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Пилотная группа работает со сценариями по всем трекам: аналитика по данным источников с учётом ролей, поиск по RAG-корпусу, обращения к облачной модели через AI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Guard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; сбор обратной связи и тест-кейсов</w:t>
            </w:r>
          </w:p>
        </w:tc>
        <w:tc>
          <w:tcPr>
            <w:tcW w:w="94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57932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2 недели</w:t>
            </w:r>
          </w:p>
        </w:tc>
        <w:tc>
          <w:tcPr>
            <w:tcW w:w="254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5864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Накопленные кейсы и метрики по трекам</w:t>
            </w:r>
          </w:p>
        </w:tc>
      </w:tr>
      <w:tr w:rsidR="00FC6CC7" w14:paraId="4096F6E8" w14:textId="77777777">
        <w:tc>
          <w:tcPr>
            <w:tcW w:w="177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A7EFD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4. Оценка и отчёт</w:t>
            </w:r>
          </w:p>
        </w:tc>
        <w:tc>
          <w:tcPr>
            <w:tcW w:w="4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66D47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Анализ результатов, итоговый отчёт, презентация, рекомендации по промышленному внедрению</w:t>
            </w:r>
          </w:p>
        </w:tc>
        <w:tc>
          <w:tcPr>
            <w:tcW w:w="9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B0D91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1 неделя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4462D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Итоговый отчёт, Техническое задание на будущий функционал</w:t>
            </w:r>
          </w:p>
        </w:tc>
      </w:tr>
    </w:tbl>
    <w:p w14:paraId="5CF7543A" w14:textId="52DCA0FD" w:rsidR="00FC6CC7" w:rsidRDefault="004D2EA8">
      <w:pPr>
        <w:pBdr>
          <w:bottom w:val="single" w:sz="4" w:space="4" w:color="D7E0E0"/>
        </w:pBdr>
        <w:spacing w:before="260" w:after="14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Что предоставляет АО «Инвестиционная компания Д8»</w:t>
      </w:r>
    </w:p>
    <w:p w14:paraId="17672B4F" w14:textId="1D18D8C2" w:rsidR="00FC6CC7" w:rsidRDefault="004D2EA8">
      <w:pPr>
        <w:spacing w:after="12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 xml:space="preserve">Для старта пилота на стороне </w:t>
      </w:r>
      <w:r>
        <w:rPr>
          <w:rFonts w:ascii="Arial" w:eastAsia="Arial" w:hAnsi="Arial" w:cs="Arial"/>
          <w:sz w:val="22"/>
          <w:szCs w:val="22"/>
        </w:rPr>
        <w:t>АО «Инвестиционная компания Д8» необходимо подготовить следующее. Точные параметры финализируются на этапе подготовки.</w:t>
      </w:r>
    </w:p>
    <w:tbl>
      <w:tblPr>
        <w:tblW w:w="9923" w:type="dxa"/>
        <w:tblInd w:w="562" w:type="dxa"/>
        <w:tblBorders>
          <w:top w:val="single" w:sz="4" w:space="0" w:color="D7E0E0"/>
          <w:left w:val="single" w:sz="4" w:space="0" w:color="D7E0E0"/>
          <w:bottom w:val="single" w:sz="4" w:space="0" w:color="D7E0E0"/>
          <w:right w:val="single" w:sz="4" w:space="0" w:color="D7E0E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3"/>
        <w:gridCol w:w="7210"/>
      </w:tblGrid>
      <w:tr w:rsidR="00FC6CC7" w14:paraId="7A8B03AF" w14:textId="77777777">
        <w:trPr>
          <w:tblHeader/>
        </w:trPr>
        <w:tc>
          <w:tcPr>
            <w:tcW w:w="2713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5414D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Категория</w:t>
            </w:r>
          </w:p>
        </w:tc>
        <w:tc>
          <w:tcPr>
            <w:tcW w:w="7210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0B61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Требование</w:t>
            </w:r>
          </w:p>
        </w:tc>
      </w:tr>
      <w:tr w:rsidR="00FC6CC7" w14:paraId="421955DF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612C5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Вычислительные ресурсы</w:t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AEC41" w14:textId="77777777" w:rsidR="00FC6CC7" w:rsidRDefault="004D2EA8">
            <w:pPr>
              <w:spacing w:line="247" w:lineRule="auto"/>
              <w:ind w:left="30" w:right="-142" w:firstLine="10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Выделенные серверы или ВМ под платформу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Синапс.Инсайт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; точные параметры (CPU/RAM/диск) финализируются на этапе подготовки исходя из объёма пилотных данных. Базовые требования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:</w:t>
            </w:r>
          </w:p>
          <w:p w14:paraId="53C6478A" w14:textId="77777777" w:rsidR="00FC6CC7" w:rsidRDefault="004D2EA8">
            <w:pPr>
              <w:pStyle w:val="aff5"/>
              <w:numPr>
                <w:ilvl w:val="0"/>
                <w:numId w:val="39"/>
              </w:numPr>
              <w:spacing w:line="247" w:lineRule="auto"/>
              <w:ind w:right="-142"/>
              <w:contextualSpacing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Выделенный сервер или ВМ под СУБД: ориентировочно 8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vCPU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64 ГБ RAM, 200+ ГБ SSD. Для размещения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эмбеддеров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рекомендуерся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1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xGPU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(32–4</w:t>
            </w:r>
            <w:r>
              <w:rPr>
                <w:rFonts w:ascii="Arial" w:hAnsi="Arial" w:cs="Arial"/>
                <w:sz w:val="22"/>
                <w:szCs w:val="22"/>
              </w:rPr>
              <w:t>0 ГБ или выше).</w:t>
            </w:r>
          </w:p>
          <w:p w14:paraId="78B34F5F" w14:textId="77777777" w:rsidR="00FC6CC7" w:rsidRDefault="004D2EA8">
            <w:pPr>
              <w:pStyle w:val="aff5"/>
              <w:numPr>
                <w:ilvl w:val="0"/>
                <w:numId w:val="39"/>
              </w:numPr>
              <w:spacing w:line="247" w:lineRule="auto"/>
              <w:ind w:right="-142"/>
              <w:contextualSpacing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Выделенный сервер или ВМ под компоненты решения: ориентировочно 8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vCPU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64 ГБ RAM, 200 ГБ SSD. </w:t>
            </w:r>
          </w:p>
          <w:p w14:paraId="11F8F257" w14:textId="77777777" w:rsidR="00FC6CC7" w:rsidRDefault="00FC6CC7"/>
        </w:tc>
      </w:tr>
      <w:tr w:rsidR="00FC6CC7" w14:paraId="61002B3E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1879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Программное окружение</w:t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AD0E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Контейнерная среда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Docker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); ОС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Linux</w:t>
            </w:r>
            <w:proofErr w:type="spellEnd"/>
          </w:p>
        </w:tc>
      </w:tr>
      <w:tr w:rsidR="00FC6CC7" w14:paraId="5E87E48E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B19E3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Доступ к КХД</w:t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CEC55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Сетевой доступ и учётная запись для прямого подключения к СУБД КХД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read-only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на согласованные схемы/таблицы)</w:t>
            </w:r>
          </w:p>
        </w:tc>
      </w:tr>
      <w:tr w:rsidR="00FC6CC7" w14:paraId="1E57FF2B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DB35C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Доступ к ESB</w:t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6A923" w14:textId="55C082A9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Сетевой доступ к внутренней ESB-шине АО «Инвестиционная компания Д8»</w:t>
            </w:r>
            <w:r>
              <w:rPr>
                <w:rFonts w:ascii="Arial" w:eastAsia="Arial" w:hAnsi="Arial" w:cs="Arial"/>
                <w:sz w:val="22"/>
                <w:szCs w:val="22"/>
              </w:rPr>
              <w:t>; спецификация интерфейса справочника клиентов; учётные данные интеграции</w:t>
            </w:r>
          </w:p>
        </w:tc>
      </w:tr>
      <w:tr w:rsidR="00FC6CC7" w14:paraId="30E4D775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223AF" w14:textId="1499299A" w:rsidR="00FC6CC7" w:rsidRDefault="004D2EA8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Доступ к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MCP</w:t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FAAF1" w14:textId="4526487A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Сетевой доступ к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MCP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серверу, спецификация интерфейса; учётные данные интеграции</w:t>
            </w:r>
          </w:p>
        </w:tc>
      </w:tr>
      <w:tr w:rsidR="00FC6CC7" w14:paraId="562A7E3E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3B15F" w14:textId="145D7BBB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Доступ к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RAG </w:t>
            </w:r>
            <w:r>
              <w:rPr>
                <w:rFonts w:ascii="Arial" w:eastAsia="Arial" w:hAnsi="Arial" w:cs="Arial"/>
                <w:sz w:val="22"/>
                <w:szCs w:val="22"/>
              </w:rPr>
              <w:t>компании</w:t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865BF" w14:textId="08A2582A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Сетевой доступ к внутренней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RAG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компании; спецификация интерфейс</w:t>
            </w:r>
            <w:r>
              <w:rPr>
                <w:rFonts w:ascii="Arial" w:eastAsia="Arial" w:hAnsi="Arial" w:cs="Arial"/>
                <w:sz w:val="22"/>
                <w:szCs w:val="22"/>
              </w:rPr>
              <w:t>а; учётные данные интеграции</w:t>
            </w:r>
          </w:p>
        </w:tc>
      </w:tr>
      <w:tr w:rsidR="00FC6CC7" w14:paraId="3739E917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07E1F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Учётные записи и права</w:t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333DE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Доступ команде внедрения для развёртывания и настройки на стенде на период пилота</w:t>
            </w:r>
          </w:p>
        </w:tc>
      </w:tr>
      <w:tr w:rsidR="00FC6CC7" w14:paraId="43AFE5A8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CDD70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Пилотная группа</w:t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7D678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Пользователи для двух согласованных ролей — для проверки разграничения доступа</w:t>
            </w:r>
          </w:p>
        </w:tc>
      </w:tr>
      <w:tr w:rsidR="00FC6CC7" w14:paraId="4E0A30C0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DE999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Данные для RAG-корпуса</w:t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74442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Согласованный набор документов по двум коллекциям</w:t>
            </w:r>
          </w:p>
        </w:tc>
      </w:tr>
      <w:tr w:rsidR="00FC6CC7" w14:paraId="77FD23F7" w14:textId="77777777">
        <w:tc>
          <w:tcPr>
            <w:tcW w:w="27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B446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Доступ к облачной LLM</w:t>
            </w:r>
          </w:p>
        </w:tc>
        <w:tc>
          <w:tcPr>
            <w:tcW w:w="7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CD06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 xml:space="preserve">Учётные данные / API-доступ к выбранной облачной модели для маршрутизации через AI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Guard</w:t>
            </w:r>
            <w:proofErr w:type="spellEnd"/>
          </w:p>
        </w:tc>
      </w:tr>
      <w:tr w:rsidR="00FC6CC7" w14:paraId="4559C25A" w14:textId="77777777">
        <w:tc>
          <w:tcPr>
            <w:tcW w:w="2713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68F36" w14:textId="77777777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Ответственное лицо</w:t>
            </w:r>
          </w:p>
        </w:tc>
        <w:tc>
          <w:tcPr>
            <w:tcW w:w="7210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0EBF3" w14:textId="19466FA2" w:rsidR="00FC6CC7" w:rsidRDefault="004D2EA8">
            <w:r>
              <w:rPr>
                <w:rFonts w:ascii="Arial" w:eastAsia="Arial" w:hAnsi="Arial" w:cs="Arial"/>
                <w:sz w:val="22"/>
                <w:szCs w:val="22"/>
              </w:rPr>
              <w:t>Технический контакт со стороны АО «Инвестиционная компания Д8»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для оперативного решения вопросов доступа и инфраструктуры</w:t>
            </w:r>
          </w:p>
        </w:tc>
      </w:tr>
    </w:tbl>
    <w:p w14:paraId="2FE18AAD" w14:textId="77777777" w:rsidR="00FC6CC7" w:rsidRDefault="004D2EA8">
      <w:pPr>
        <w:pBdr>
          <w:bottom w:val="single" w:sz="4" w:space="4" w:color="D7E0E0"/>
        </w:pBdr>
        <w:spacing w:before="260" w:after="14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Зоны ответственности</w:t>
      </w:r>
    </w:p>
    <w:tbl>
      <w:tblPr>
        <w:tblW w:w="9923" w:type="dxa"/>
        <w:tblInd w:w="562" w:type="dxa"/>
        <w:tblBorders>
          <w:top w:val="single" w:sz="4" w:space="0" w:color="D7E0E0"/>
          <w:left w:val="single" w:sz="4" w:space="0" w:color="D7E0E0"/>
          <w:bottom w:val="single" w:sz="4" w:space="0" w:color="D7E0E0"/>
          <w:right w:val="single" w:sz="4" w:space="0" w:color="D7E0E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5245"/>
      </w:tblGrid>
      <w:tr w:rsidR="00FC6CC7" w14:paraId="1F81C7D8" w14:textId="77777777">
        <w:trPr>
          <w:tblHeader/>
        </w:trPr>
        <w:tc>
          <w:tcPr>
            <w:tcW w:w="4678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1D80D" w14:textId="0778321A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ООО «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АйТиКью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Про»</w:t>
            </w:r>
          </w:p>
        </w:tc>
        <w:tc>
          <w:tcPr>
            <w:tcW w:w="5245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A5652" w14:textId="75DF13D9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АО «Инвестиционная компания Д8»</w:t>
            </w:r>
          </w:p>
        </w:tc>
      </w:tr>
      <w:tr w:rsidR="00FC6CC7" w14:paraId="50DC7871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2BA06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Установка и настройка платформы на стенде</w:t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75279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Инфраструктура, доступы и окружение</w:t>
            </w:r>
          </w:p>
        </w:tc>
      </w:tr>
      <w:tr w:rsidR="00FC6CC7" w14:paraId="35057220" w14:textId="77777777">
        <w:tc>
          <w:tcPr>
            <w:tcW w:w="46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31F25" w14:textId="78C080C3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Настройка интеграции с КХД и ESB-шиной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MCP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RAG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9EEA" w14:textId="7EEA3334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Доступ к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КХД ,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 ESB-шине,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MCP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серверу, 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RAG</w:t>
            </w:r>
          </w:p>
        </w:tc>
      </w:tr>
      <w:tr w:rsidR="00FC6CC7" w14:paraId="15764EB1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A2112" w14:textId="1F01DA3B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— </w:t>
            </w:r>
            <w:commentRangeStart w:id="264"/>
            <w:commentRangeStart w:id="265"/>
            <w:r>
              <w:rPr>
                <w:rFonts w:ascii="Arial" w:eastAsia="Arial" w:hAnsi="Arial" w:cs="Arial"/>
                <w:sz w:val="22"/>
                <w:szCs w:val="22"/>
              </w:rPr>
              <w:t xml:space="preserve">Настройка ролевой модели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( до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5 ролей)</w:t>
            </w:r>
            <w:commentRangeEnd w:id="264"/>
            <w:commentRangeEnd w:id="265"/>
            <w:r>
              <w:commentReference w:id="264"/>
            </w:r>
            <w:r>
              <w:commentReference w:id="265"/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39BAA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Выделение пилотной группы и тех. контакта</w:t>
            </w:r>
          </w:p>
        </w:tc>
      </w:tr>
      <w:tr w:rsidR="00FC6CC7" w14:paraId="76B5A3B4" w14:textId="77777777">
        <w:tc>
          <w:tcPr>
            <w:tcW w:w="46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3F45B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Загрузка и индексация RAG-корпуса (2 коллекции)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223F9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Согласование состава ролей и прав</w:t>
            </w:r>
          </w:p>
        </w:tc>
      </w:tr>
      <w:tr w:rsidR="00FC6CC7" w14:paraId="31563491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B24F9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Подключение AI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Guard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к облачной LLM</w:t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66868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Предоставление документов для RAG-корпуса</w:t>
            </w:r>
          </w:p>
        </w:tc>
      </w:tr>
      <w:tr w:rsidR="00FC6CC7" w14:paraId="532B6209" w14:textId="77777777">
        <w:tc>
          <w:tcPr>
            <w:tcW w:w="46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4E8F7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Обучение пилотной группы (1 сессия)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A4EEE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Доступ к облачной LLM (учётные данные / бюджет на API)</w:t>
            </w:r>
          </w:p>
        </w:tc>
      </w:tr>
      <w:tr w:rsidR="00FC6CC7" w14:paraId="425CD86C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0A06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Сбор метрик и итоговый отчёт</w:t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36145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Обратная связь и решение по итогам</w:t>
            </w:r>
          </w:p>
        </w:tc>
      </w:tr>
    </w:tbl>
    <w:p w14:paraId="59E37195" w14:textId="77777777" w:rsidR="00FC6CC7" w:rsidRDefault="00FC6CC7">
      <w:pPr>
        <w:pBdr>
          <w:bottom w:val="single" w:sz="4" w:space="4" w:color="D7E0E0"/>
        </w:pBdr>
        <w:spacing w:before="260" w:after="140"/>
        <w:rPr>
          <w:rFonts w:ascii="Arial" w:eastAsia="Arial" w:hAnsi="Arial" w:cs="Arial"/>
          <w:b/>
          <w:bCs/>
          <w:sz w:val="22"/>
          <w:szCs w:val="22"/>
        </w:rPr>
      </w:pPr>
    </w:p>
    <w:p w14:paraId="635510E4" w14:textId="55207989" w:rsidR="00FC6CC7" w:rsidRDefault="004D2EA8">
      <w:pPr>
        <w:pBdr>
          <w:bottom w:val="single" w:sz="4" w:space="4" w:color="D7E0E0"/>
        </w:pBdr>
        <w:spacing w:before="260" w:after="14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Что входит и что не входит</w:t>
      </w:r>
    </w:p>
    <w:tbl>
      <w:tblPr>
        <w:tblW w:w="9923" w:type="dxa"/>
        <w:tblInd w:w="562" w:type="dxa"/>
        <w:tblBorders>
          <w:top w:val="single" w:sz="4" w:space="0" w:color="D7E0E0"/>
          <w:left w:val="single" w:sz="4" w:space="0" w:color="D7E0E0"/>
          <w:bottom w:val="single" w:sz="4" w:space="0" w:color="D7E0E0"/>
          <w:right w:val="single" w:sz="4" w:space="0" w:color="D7E0E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5245"/>
      </w:tblGrid>
      <w:tr w:rsidR="00FC6CC7" w14:paraId="7EE78950" w14:textId="77777777">
        <w:trPr>
          <w:tblHeader/>
        </w:trPr>
        <w:tc>
          <w:tcPr>
            <w:tcW w:w="4678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5EBAB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Входит в пилот</w:t>
            </w:r>
          </w:p>
        </w:tc>
        <w:tc>
          <w:tcPr>
            <w:tcW w:w="5245" w:type="dxa"/>
            <w:shd w:val="clear" w:color="auto" w:fill="E9F5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EEE17" w14:textId="77777777" w:rsidR="00FC6CC7" w:rsidRDefault="004D2EA8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Не входит (вне рамок пилота)</w:t>
            </w:r>
          </w:p>
        </w:tc>
      </w:tr>
      <w:tr w:rsidR="00FC6CC7" w14:paraId="138BB95A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52931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Развёртывание на одном изолированном стенде</w:t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A0195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Промышленное внедрение и работа в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production</w:t>
            </w:r>
            <w:proofErr w:type="spellEnd"/>
          </w:p>
        </w:tc>
      </w:tr>
      <w:tr w:rsidR="00FC6CC7" w14:paraId="72526BC3" w14:textId="77777777">
        <w:tc>
          <w:tcPr>
            <w:tcW w:w="46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92C70" w14:textId="65B4CE5E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Интеграция с 2 источниками: КХД (прямое подключение к СУБД) и справочник клиентов (через ESB АО «Инвестиционная компания Д8»)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AA3B3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Постоянная лицензия на использование</w:t>
            </w:r>
          </w:p>
        </w:tc>
      </w:tr>
      <w:tr w:rsidR="00FC6CC7" w14:paraId="5EFD0F46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83A54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Базовая ролевая модель на 2 роли</w:t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26A3B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Сопровождение и поддержка после пилота</w:t>
            </w:r>
          </w:p>
        </w:tc>
      </w:tr>
      <w:tr w:rsidR="00FC6CC7" w14:paraId="2D3FDEF3" w14:textId="77777777">
        <w:tc>
          <w:tcPr>
            <w:tcW w:w="46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E488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Загрузка и индексация RAG-корпуса из 2 согласованных коллекций, с демонстрацией разграничения доступа между ролями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FE17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Интеграция с источниками сверх согласованных двух</w:t>
            </w:r>
          </w:p>
        </w:tc>
      </w:tr>
      <w:tr w:rsidR="00FC6CC7" w14:paraId="0658E70C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34F62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Подключение AI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Guard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к одной облачной LLM</w:t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90166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Дополнительные роли сверх согласованных </w:t>
            </w:r>
            <w:r>
              <w:rPr>
                <w:rFonts w:ascii="Arial" w:eastAsia="Arial" w:hAnsi="Arial" w:cs="Arial"/>
                <w:sz w:val="22"/>
                <w:szCs w:val="22"/>
              </w:rPr>
              <w:t>двух</w:t>
            </w:r>
          </w:p>
        </w:tc>
      </w:tr>
      <w:tr w:rsidR="00FC6CC7" w14:paraId="1BA477E0" w14:textId="77777777">
        <w:tc>
          <w:tcPr>
            <w:tcW w:w="46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593C3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Пилотная группа до 20 пользователей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24A52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Дополнительные RAG-коллекции сверх согласованных двух</w:t>
            </w:r>
          </w:p>
        </w:tc>
      </w:tr>
      <w:tr w:rsidR="00FC6CC7" w14:paraId="0F978EEA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821BD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Журналирование обращений и итоговый отчёт</w:t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34B98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Нагрузочное тестирование и гарантии производительности</w:t>
            </w:r>
          </w:p>
        </w:tc>
      </w:tr>
      <w:tr w:rsidR="00FC6CC7" w14:paraId="445265DF" w14:textId="77777777">
        <w:tc>
          <w:tcPr>
            <w:tcW w:w="46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D6A0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Обучение пилотной группы (1 сессия)</w:t>
            </w:r>
          </w:p>
        </w:tc>
        <w:tc>
          <w:tcPr>
            <w:tcW w:w="52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B975C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Стоимость инфраструктуры, GPU, лицензий и оплата API облачной модели</w:t>
            </w:r>
          </w:p>
        </w:tc>
      </w:tr>
      <w:tr w:rsidR="00FC6CC7" w14:paraId="281B0510" w14:textId="77777777">
        <w:tc>
          <w:tcPr>
            <w:tcW w:w="4678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44AF0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Техническое задание с описанием дополнительного функционала на будущее развитие</w:t>
            </w:r>
          </w:p>
        </w:tc>
        <w:tc>
          <w:tcPr>
            <w:tcW w:w="5245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B9C07" w14:textId="77777777" w:rsidR="00FC6CC7" w:rsidRDefault="004D2EA8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— Доработки функциональности платформы под индивидуальные требования сверх согласованного состава пилота</w:t>
            </w:r>
          </w:p>
        </w:tc>
      </w:tr>
    </w:tbl>
    <w:p w14:paraId="6CE84BEF" w14:textId="77777777" w:rsidR="00FC6CC7" w:rsidRDefault="004D2EA8">
      <w:pPr>
        <w:pBdr>
          <w:bottom w:val="single" w:sz="4" w:space="4" w:color="D7E0E0"/>
        </w:pBdr>
        <w:spacing w:before="260" w:after="14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Условия</w:t>
      </w:r>
    </w:p>
    <w:p w14:paraId="26B604A4" w14:textId="77777777" w:rsidR="00FC6CC7" w:rsidRDefault="004D2EA8">
      <w:pPr>
        <w:spacing w:before="160" w:after="8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Технические</w:t>
      </w:r>
    </w:p>
    <w:p w14:paraId="2FDCC1F3" w14:textId="5061B098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 xml:space="preserve">— Качество интеграций, ролевой модели, RAG-поиска и работы AI </w:t>
      </w:r>
      <w:proofErr w:type="spellStart"/>
      <w:r>
        <w:rPr>
          <w:rFonts w:ascii="Arial" w:eastAsia="Arial" w:hAnsi="Arial" w:cs="Arial"/>
          <w:sz w:val="22"/>
          <w:szCs w:val="22"/>
        </w:rPr>
        <w:t>Guard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демонстрируется на согласованном наборе тест-кейсов. Пилот определяет фактическую применимость решения на данных АО «Инвестиционная компания Д8».</w:t>
      </w:r>
    </w:p>
    <w:p w14:paraId="43094DDC" w14:textId="77777777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>— Платформа работает поверх предоставленно</w:t>
      </w:r>
      <w:r>
        <w:rPr>
          <w:rFonts w:ascii="Arial" w:eastAsia="Arial" w:hAnsi="Arial" w:cs="Arial"/>
          <w:sz w:val="22"/>
          <w:szCs w:val="22"/>
        </w:rPr>
        <w:t>й инфраструктуры; производительность зависит от выделенных ресурсов.</w:t>
      </w:r>
    </w:p>
    <w:p w14:paraId="56FCCECE" w14:textId="3B16160B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 xml:space="preserve">— Пилотный стенд не является средством защиты </w:t>
      </w:r>
      <w:proofErr w:type="spellStart"/>
      <w:r>
        <w:rPr>
          <w:rFonts w:ascii="Arial" w:eastAsia="Arial" w:hAnsi="Arial" w:cs="Arial"/>
          <w:sz w:val="22"/>
          <w:szCs w:val="22"/>
        </w:rPr>
        <w:t>production</w:t>
      </w:r>
      <w:proofErr w:type="spellEnd"/>
      <w:r>
        <w:rPr>
          <w:rFonts w:ascii="Arial" w:eastAsia="Arial" w:hAnsi="Arial" w:cs="Arial"/>
          <w:sz w:val="22"/>
          <w:szCs w:val="22"/>
        </w:rPr>
        <w:t>-контура и не подключается к боевым системам АО «Инвестиционная компания Д8».</w:t>
      </w:r>
    </w:p>
    <w:p w14:paraId="3B96A587" w14:textId="77777777" w:rsidR="00FC6CC7" w:rsidRDefault="004D2EA8">
      <w:pPr>
        <w:spacing w:before="160" w:after="8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Финансовые</w:t>
      </w:r>
    </w:p>
    <w:p w14:paraId="1D590D14" w14:textId="77777777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>— Стоимость пилота фиксирована и покрывает</w:t>
      </w:r>
      <w:r>
        <w:rPr>
          <w:rFonts w:ascii="Arial" w:eastAsia="Arial" w:hAnsi="Arial" w:cs="Arial"/>
          <w:sz w:val="22"/>
          <w:szCs w:val="22"/>
        </w:rPr>
        <w:t xml:space="preserve"> только работы из разделов «Этапы и сроки» и «Что входит в пилот».</w:t>
      </w:r>
    </w:p>
    <w:p w14:paraId="7C57745B" w14:textId="77777777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>— Не включает стоимость инфраструктуры и GPU, лицензий и оплату API облачной модели, промышленное внедрение, постоянную лицензию и сопровождение.</w:t>
      </w:r>
    </w:p>
    <w:p w14:paraId="4217BAD3" w14:textId="77777777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>— Изменение состава или объёма работ оформл</w:t>
      </w:r>
      <w:r>
        <w:rPr>
          <w:rFonts w:ascii="Arial" w:eastAsia="Arial" w:hAnsi="Arial" w:cs="Arial"/>
          <w:sz w:val="22"/>
          <w:szCs w:val="22"/>
        </w:rPr>
        <w:t>яется дополнительным соглашением с пересчётом стоимости и сроков.</w:t>
      </w:r>
    </w:p>
    <w:p w14:paraId="2366FC8F" w14:textId="77777777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>— Стоимость указана без учёта НДС. Предложение действительно 30 календарных дней с даты направления.</w:t>
      </w:r>
    </w:p>
    <w:p w14:paraId="40F3AD80" w14:textId="77777777" w:rsidR="00FC6CC7" w:rsidRDefault="004D2EA8">
      <w:pPr>
        <w:spacing w:before="160" w:after="80"/>
        <w:ind w:left="567" w:firstLine="567"/>
      </w:pPr>
      <w:r>
        <w:rPr>
          <w:rFonts w:ascii="Arial" w:eastAsia="Arial" w:hAnsi="Arial" w:cs="Arial"/>
          <w:b/>
          <w:bCs/>
          <w:sz w:val="22"/>
          <w:szCs w:val="22"/>
        </w:rPr>
        <w:t>Организационные</w:t>
      </w:r>
    </w:p>
    <w:p w14:paraId="5F53E023" w14:textId="4D8A2654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>— Сроки пилота (6 недель) отсчитываются от момента предоставления АО «Инв</w:t>
      </w:r>
      <w:r>
        <w:rPr>
          <w:rFonts w:ascii="Arial" w:eastAsia="Arial" w:hAnsi="Arial" w:cs="Arial"/>
          <w:sz w:val="22"/>
          <w:szCs w:val="22"/>
        </w:rPr>
        <w:t>естиционная компания Д8» инфраструктуры, доступов к КХД и ESB-шине.</w:t>
      </w:r>
    </w:p>
    <w:p w14:paraId="2FCA9A59" w14:textId="77777777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>— Работы ведутся в рабочее время, преимущественно удалённо.</w:t>
      </w:r>
    </w:p>
    <w:p w14:paraId="0A9016EF" w14:textId="77777777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 xml:space="preserve">— Заказчик обеспечивает участие пилотной группы и техническую поддержку на своей стороне, в том числе по вопросам доступа к КХД </w:t>
      </w:r>
      <w:r>
        <w:rPr>
          <w:rFonts w:ascii="Arial" w:eastAsia="Arial" w:hAnsi="Arial" w:cs="Arial"/>
          <w:sz w:val="22"/>
          <w:szCs w:val="22"/>
        </w:rPr>
        <w:t>и ESB.</w:t>
      </w:r>
    </w:p>
    <w:p w14:paraId="54CC970E" w14:textId="77777777" w:rsidR="00FC6CC7" w:rsidRDefault="004D2EA8">
      <w:pPr>
        <w:spacing w:after="60"/>
        <w:ind w:left="567" w:firstLine="567"/>
        <w:jc w:val="both"/>
      </w:pPr>
      <w:r>
        <w:rPr>
          <w:rFonts w:ascii="Arial" w:eastAsia="Arial" w:hAnsi="Arial" w:cs="Arial"/>
          <w:sz w:val="22"/>
          <w:szCs w:val="22"/>
        </w:rPr>
        <w:t>— Решение о промышленном внедрении принимается Заказчиком по итогам пилота и оформляется отдельным договором.</w:t>
      </w:r>
    </w:p>
    <w:p w14:paraId="490434E0" w14:textId="77777777" w:rsidR="00FC6CC7" w:rsidRDefault="00FC6CC7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center"/>
        <w:rPr>
          <w:rFonts w:ascii="Arial" w:hAnsi="Arial" w:cs="Arial"/>
          <w:b/>
          <w:bCs/>
          <w:sz w:val="22"/>
          <w:szCs w:val="22"/>
        </w:rPr>
      </w:pPr>
    </w:p>
    <w:p w14:paraId="0FC87AAE" w14:textId="166A3A6D" w:rsidR="00FC6CC7" w:rsidRDefault="004D2EA8">
      <w:pPr>
        <w:spacing w:before="160" w:after="80"/>
        <w:ind w:left="567" w:firstLine="56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Тестовые Сценарии</w:t>
      </w:r>
    </w:p>
    <w:p w14:paraId="52544EEB" w14:textId="71CA432E" w:rsidR="00FC6CC7" w:rsidRDefault="004D2EA8">
      <w:pPr>
        <w:spacing w:before="160" w:after="80"/>
        <w:ind w:left="567" w:firstLine="567"/>
        <w:rPr>
          <w:rFonts w:ascii="Arial" w:eastAsia="Arial" w:hAnsi="Arial" w:cs="Arial"/>
          <w:b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Анонимизатор</w:t>
      </w:r>
      <w:proofErr w:type="spellEnd"/>
    </w:p>
    <w:tbl>
      <w:tblPr>
        <w:tblW w:w="936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A0" w:firstRow="1" w:lastRow="0" w:firstColumn="1" w:lastColumn="0" w:noHBand="0" w:noVBand="1"/>
      </w:tblPr>
      <w:tblGrid>
        <w:gridCol w:w="5250"/>
        <w:gridCol w:w="4110"/>
      </w:tblGrid>
      <w:tr w:rsidR="00FC6CC7" w14:paraId="2F9E039E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0A2E1B31" w14:textId="77777777" w:rsidR="00FC6CC7" w:rsidRDefault="004D2EA8">
            <w:r>
              <w:rPr>
                <w:b/>
                <w:bCs/>
                <w:color w:val="16263D"/>
                <w:spacing w:val="12"/>
                <w:sz w:val="16"/>
                <w:szCs w:val="16"/>
              </w:rPr>
              <w:t>Пример или действие пользователя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25D5DCFA" w14:textId="77777777" w:rsidR="00FC6CC7" w:rsidRDefault="004D2EA8">
            <w:r>
              <w:rPr>
                <w:b/>
                <w:bCs/>
                <w:color w:val="16263D"/>
                <w:spacing w:val="12"/>
                <w:sz w:val="16"/>
                <w:szCs w:val="16"/>
              </w:rPr>
              <w:t>Что наблюдаем</w:t>
            </w:r>
          </w:p>
        </w:tc>
      </w:tr>
      <w:tr w:rsidR="00FC6CC7" w14:paraId="5BFD7ED7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2CC33DAF" w14:textId="77777777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1 — Обезличивание в запросе</w:t>
            </w:r>
          </w:p>
        </w:tc>
      </w:tr>
      <w:tr w:rsidR="00FC6CC7" w14:paraId="26F7F205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1BC5CF3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«Подготовь справку по клиенту Петрову С. В.: остаток на счёте 4 300 000 ₽, последняя сделка — покупка облигаций на 1 200 000 ₽.»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246955F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Имя, суммы и параметры операции заменяются метками; в модель уходит обезличенный текст, смысл запроса сохраняется.</w:t>
            </w:r>
          </w:p>
        </w:tc>
      </w:tr>
      <w:tr w:rsidR="00FC6CC7" w14:paraId="110C8395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38B4F78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«Сравни доходность портфелей клиентов Сидоровой А. И. и Кузнецова В. П. за квартал.»</w:t>
            </w:r>
          </w:p>
          <w:p w14:paraId="12745ACE" w14:textId="77777777" w:rsidR="00FC6CC7" w:rsidRDefault="00FC6CC7">
            <w:pPr>
              <w:spacing w:line="247" w:lineRule="auto"/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4CC4AC2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Оба имени распознаются и маскируются; структура сравнительного запроса сохраняется.</w:t>
            </w:r>
          </w:p>
        </w:tc>
      </w:tr>
      <w:tr w:rsidR="00FC6CC7" w14:paraId="2820B5D6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5079BA2" w14:textId="3C5FD2AB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Критерий в приемке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FEA5756" w14:textId="261CDC79" w:rsidR="00FC6CC7" w:rsidRDefault="004D2EA8">
            <w:pPr>
              <w:spacing w:line="247" w:lineRule="auto"/>
              <w:rPr>
                <w:b/>
                <w:bCs/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На тестовой выборке не менее 20 запросов 100% поименованных сущнос</w:t>
            </w:r>
            <w:r>
              <w:rPr>
                <w:color w:val="6A6A6A"/>
                <w:sz w:val="18"/>
                <w:szCs w:val="18"/>
              </w:rPr>
              <w:t>тей (ФИО, суммы, номера счетов и договоров) заменены метками до отправки во внешнюю модель; структура и смысл запроса сохранены — совпадение с эталонным по релевантности не ниже 90%.</w:t>
            </w:r>
          </w:p>
        </w:tc>
      </w:tr>
      <w:tr w:rsidR="00FC6CC7" w14:paraId="09EC89E5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0BFCD249" w14:textId="77777777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 xml:space="preserve">Сценарий 2 — Обезличивание в документе. </w:t>
            </w:r>
            <w:r>
              <w:rPr>
                <w:color w:val="6A6A6A"/>
                <w:sz w:val="18"/>
                <w:szCs w:val="18"/>
              </w:rPr>
              <w:t>Перечень проверяемых форматов до</w:t>
            </w:r>
            <w:r>
              <w:rPr>
                <w:color w:val="6A6A6A"/>
                <w:sz w:val="18"/>
                <w:szCs w:val="18"/>
              </w:rPr>
              <w:t xml:space="preserve">кументов: </w:t>
            </w:r>
            <w:proofErr w:type="spellStart"/>
            <w:r>
              <w:rPr>
                <w:color w:val="6A6A6A"/>
                <w:sz w:val="18"/>
                <w:szCs w:val="18"/>
                <w:lang w:val="en-US"/>
              </w:rPr>
              <w:t>xls</w:t>
            </w:r>
            <w:proofErr w:type="spellEnd"/>
            <w:r>
              <w:rPr>
                <w:color w:val="6A6A6A"/>
                <w:sz w:val="18"/>
                <w:szCs w:val="18"/>
              </w:rPr>
              <w:t>/</w:t>
            </w:r>
            <w:r>
              <w:rPr>
                <w:color w:val="6A6A6A"/>
                <w:sz w:val="18"/>
                <w:szCs w:val="18"/>
                <w:lang w:val="en-US"/>
              </w:rPr>
              <w:t>xlsx</w:t>
            </w:r>
            <w:r>
              <w:rPr>
                <w:color w:val="6A6A6A"/>
                <w:sz w:val="18"/>
                <w:szCs w:val="18"/>
              </w:rPr>
              <w:t xml:space="preserve">, </w:t>
            </w:r>
            <w:r>
              <w:rPr>
                <w:color w:val="6A6A6A"/>
                <w:sz w:val="18"/>
                <w:szCs w:val="18"/>
                <w:lang w:val="en-US"/>
              </w:rPr>
              <w:t>doc</w:t>
            </w:r>
            <w:r>
              <w:rPr>
                <w:color w:val="6A6A6A"/>
                <w:sz w:val="18"/>
                <w:szCs w:val="18"/>
              </w:rPr>
              <w:t>/</w:t>
            </w:r>
            <w:r>
              <w:rPr>
                <w:color w:val="6A6A6A"/>
                <w:sz w:val="18"/>
                <w:szCs w:val="18"/>
                <w:lang w:val="en-US"/>
              </w:rPr>
              <w:t>docx</w:t>
            </w:r>
            <w:r>
              <w:rPr>
                <w:color w:val="6A6A6A"/>
                <w:sz w:val="18"/>
                <w:szCs w:val="18"/>
              </w:rPr>
              <w:t xml:space="preserve">, </w:t>
            </w:r>
            <w:r>
              <w:rPr>
                <w:color w:val="6A6A6A"/>
                <w:sz w:val="18"/>
                <w:szCs w:val="18"/>
                <w:lang w:val="en-US"/>
              </w:rPr>
              <w:t>pptx</w:t>
            </w:r>
            <w:r>
              <w:rPr>
                <w:color w:val="6A6A6A"/>
                <w:sz w:val="18"/>
                <w:szCs w:val="18"/>
              </w:rPr>
              <w:t xml:space="preserve">, </w:t>
            </w:r>
            <w:r>
              <w:rPr>
                <w:color w:val="6A6A6A"/>
                <w:sz w:val="18"/>
                <w:szCs w:val="18"/>
                <w:lang w:val="en-US"/>
              </w:rPr>
              <w:t>json</w:t>
            </w:r>
            <w:r>
              <w:rPr>
                <w:color w:val="6A6A6A"/>
                <w:sz w:val="18"/>
                <w:szCs w:val="18"/>
              </w:rPr>
              <w:t xml:space="preserve">, </w:t>
            </w:r>
            <w:r>
              <w:rPr>
                <w:color w:val="6A6A6A"/>
                <w:sz w:val="18"/>
                <w:szCs w:val="18"/>
                <w:lang w:val="en-US"/>
              </w:rPr>
              <w:t>xml</w:t>
            </w:r>
            <w:r>
              <w:rPr>
                <w:color w:val="6A6A6A"/>
                <w:sz w:val="18"/>
                <w:szCs w:val="18"/>
              </w:rPr>
              <w:t xml:space="preserve">. </w:t>
            </w:r>
            <w:r>
              <w:rPr>
                <w:color w:val="6A6A6A"/>
                <w:sz w:val="18"/>
                <w:szCs w:val="18"/>
                <w:lang w:val="en-US"/>
              </w:rPr>
              <w:t>txt</w:t>
            </w:r>
            <w:r>
              <w:rPr>
                <w:color w:val="6A6A6A"/>
                <w:sz w:val="18"/>
                <w:szCs w:val="18"/>
              </w:rPr>
              <w:t xml:space="preserve">, </w:t>
            </w:r>
            <w:r>
              <w:rPr>
                <w:color w:val="6A6A6A"/>
                <w:sz w:val="18"/>
                <w:szCs w:val="18"/>
                <w:lang w:val="en-US"/>
              </w:rPr>
              <w:t>pdf</w:t>
            </w:r>
            <w:r>
              <w:rPr>
                <w:color w:val="6A6A6A"/>
                <w:sz w:val="18"/>
                <w:szCs w:val="18"/>
              </w:rPr>
              <w:t xml:space="preserve"> (машиночитаемый и содержащий сканированные изображения)</w:t>
            </w:r>
          </w:p>
        </w:tc>
      </w:tr>
      <w:tr w:rsidR="00FC6CC7" w14:paraId="5272BDAE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69F7D9E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Вставка фрагмента договора: «Стороны: ООО „</w:t>
            </w:r>
            <w:proofErr w:type="spellStart"/>
            <w:r>
              <w:rPr>
                <w:sz w:val="18"/>
                <w:szCs w:val="18"/>
              </w:rPr>
              <w:t>Активъ</w:t>
            </w:r>
            <w:proofErr w:type="spellEnd"/>
            <w:r>
              <w:rPr>
                <w:sz w:val="18"/>
                <w:szCs w:val="18"/>
              </w:rPr>
              <w:t>“ (ИНН 7701234567) и Петров С. В. Паспорт 4500 512551 выдан 01.01.2000 ОВД Таганского района г</w:t>
            </w:r>
            <w:r>
              <w:rPr>
                <w:sz w:val="18"/>
                <w:szCs w:val="18"/>
              </w:rPr>
              <w:t>. Москвы, 000-000. Сумма договора — 8 750 000 ₽, счёт 40702810…»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FA2D710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 xml:space="preserve">Наименование, ИНН, ФИО, сумма и номер счёта, паспортные данные распознаются в связном тексте и заменяются метками. </w:t>
            </w:r>
          </w:p>
        </w:tc>
      </w:tr>
      <w:tr w:rsidR="00FC6CC7" w14:paraId="16E38B7D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A383A82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Вставка выписки: «12.03.2026, контрагент ООО „Меридиан“, списание 2 100 000 ₽, назначение — оплата по договору № 47.»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A2950A9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Контрагент и номер договора маскируются; дата и структура выписки сохраняются для анализа.</w:t>
            </w:r>
          </w:p>
        </w:tc>
      </w:tr>
      <w:tr w:rsidR="00FC6CC7" w14:paraId="326AF4A1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FDF58EB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Удаление информации из отчета брокера компании</w:t>
            </w:r>
            <w:r>
              <w:rPr>
                <w:sz w:val="18"/>
                <w:szCs w:val="18"/>
              </w:rPr>
              <w:t xml:space="preserve">. </w:t>
            </w:r>
          </w:p>
          <w:p w14:paraId="0662DA4F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Документ </w:t>
            </w:r>
            <w:r>
              <w:rPr>
                <w:sz w:val="18"/>
                <w:szCs w:val="18"/>
                <w:lang w:val="en-US"/>
              </w:rPr>
              <w:t>xlsx</w:t>
            </w:r>
            <w:r>
              <w:rPr>
                <w:sz w:val="18"/>
                <w:szCs w:val="18"/>
              </w:rPr>
              <w:t xml:space="preserve"> с несколькими листами, </w:t>
            </w:r>
          </w:p>
          <w:p w14:paraId="195DBF40" w14:textId="77777777" w:rsidR="00FC6CC7" w:rsidRDefault="00FC6CC7">
            <w:pPr>
              <w:spacing w:line="247" w:lineRule="auto"/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C7EB6B8" w14:textId="7777777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Убрать информацию о брокере, его адресе, лицензии</w:t>
            </w:r>
          </w:p>
          <w:p w14:paraId="64347AB9" w14:textId="7777777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ФИО клиента, номер договора и номер счета</w:t>
            </w:r>
          </w:p>
          <w:p w14:paraId="4C54E8CB" w14:textId="7777777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ФИО в подписи уполномоченных лиц, номера счетов в названиях листов</w:t>
            </w:r>
          </w:p>
        </w:tc>
      </w:tr>
      <w:tr w:rsidR="00FC6CC7" w14:paraId="4C37A37F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B4AEDD5" w14:textId="70725B32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Критерий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492BF0D" w14:textId="483B4701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На выборке не менее 10 документов на каждый из форматов (</w:t>
            </w:r>
            <w:proofErr w:type="spellStart"/>
            <w:r>
              <w:rPr>
                <w:color w:val="6A6A6A"/>
                <w:sz w:val="18"/>
                <w:szCs w:val="18"/>
              </w:rPr>
              <w:t>xls</w:t>
            </w:r>
            <w:proofErr w:type="spellEnd"/>
            <w:r>
              <w:rPr>
                <w:color w:val="6A6A6A"/>
                <w:sz w:val="18"/>
                <w:szCs w:val="18"/>
              </w:rPr>
              <w:t>/</w:t>
            </w:r>
            <w:proofErr w:type="spellStart"/>
            <w:r>
              <w:rPr>
                <w:color w:val="6A6A6A"/>
                <w:sz w:val="18"/>
                <w:szCs w:val="18"/>
              </w:rPr>
              <w:t>xlsx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A6A6A"/>
                <w:sz w:val="18"/>
                <w:szCs w:val="18"/>
              </w:rPr>
              <w:t>doc</w:t>
            </w:r>
            <w:proofErr w:type="spellEnd"/>
            <w:r>
              <w:rPr>
                <w:color w:val="6A6A6A"/>
                <w:sz w:val="18"/>
                <w:szCs w:val="18"/>
              </w:rPr>
              <w:t>/</w:t>
            </w:r>
            <w:proofErr w:type="spellStart"/>
            <w:r>
              <w:rPr>
                <w:color w:val="6A6A6A"/>
                <w:sz w:val="18"/>
                <w:szCs w:val="18"/>
              </w:rPr>
              <w:t>docx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A6A6A"/>
                <w:sz w:val="18"/>
                <w:szCs w:val="18"/>
              </w:rPr>
              <w:t>pptx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A6A6A"/>
                <w:sz w:val="18"/>
                <w:szCs w:val="18"/>
              </w:rPr>
              <w:t>json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A6A6A"/>
                <w:sz w:val="18"/>
                <w:szCs w:val="18"/>
              </w:rPr>
              <w:t>xml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A6A6A"/>
                <w:sz w:val="18"/>
                <w:szCs w:val="18"/>
              </w:rPr>
              <w:t>txt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A6A6A"/>
                <w:sz w:val="18"/>
                <w:szCs w:val="18"/>
              </w:rPr>
              <w:t>pdf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машиночитаемый, </w:t>
            </w:r>
            <w:proofErr w:type="spellStart"/>
            <w:r>
              <w:rPr>
                <w:color w:val="6A6A6A"/>
                <w:sz w:val="18"/>
                <w:szCs w:val="18"/>
              </w:rPr>
              <w:t>pdf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сканированный) не менее 98% целевых сущностей (ФИО, ИНН, номера счетов/договоров, паспортные данные, суммы) распознаны и замаскирован</w:t>
            </w:r>
            <w:r>
              <w:rPr>
                <w:color w:val="6A6A6A"/>
                <w:sz w:val="18"/>
                <w:szCs w:val="18"/>
              </w:rPr>
              <w:t>ы; 0 случаев передачи немаскированной сущности из контрольного списка во внешний запрос.</w:t>
            </w:r>
          </w:p>
        </w:tc>
      </w:tr>
      <w:tr w:rsidR="00FC6CC7" w14:paraId="0D882544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2C904C54" w14:textId="77777777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3 — Восстановление в ответе. Для текста и для документов</w:t>
            </w:r>
          </w:p>
        </w:tc>
      </w:tr>
      <w:tr w:rsidR="00FC6CC7" w14:paraId="3B0A6B49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14648E9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Запрос «Оцени риск по позиции клиента Петрова С. В.» — модель возвращает ответ с метками.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06815C5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В ответе, который видит сотрудник, метки заменены обратно на «Петров С. В.»; во внешнюю модель имя не передавалось.</w:t>
            </w:r>
          </w:p>
        </w:tc>
      </w:tr>
      <w:tr w:rsidR="00FC6CC7" w14:paraId="19C2913C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71C6FBB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Запрос с несколькими сущностями: два клиента и две суммы в одном тексте.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8F72D88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Все метки восстанавливаются корректно и сопоставлены с исходными з</w:t>
            </w:r>
            <w:r>
              <w:rPr>
                <w:color w:val="6A6A6A"/>
                <w:sz w:val="18"/>
                <w:szCs w:val="18"/>
              </w:rPr>
              <w:t>начениями — без путаницы между клиентами.</w:t>
            </w:r>
          </w:p>
        </w:tc>
      </w:tr>
      <w:tr w:rsidR="00FC6CC7" w14:paraId="584A69BC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8E0A3FE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Восстановление данных из отчета брокера.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CFFFB45" w14:textId="7777777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Должна быть восстановлена информация, обезличенная в рамках сценария 2.3</w:t>
            </w:r>
          </w:p>
          <w:p w14:paraId="03578885" w14:textId="7777777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Информация о брокере, его адресе, лицензии</w:t>
            </w:r>
          </w:p>
          <w:p w14:paraId="501D12EF" w14:textId="7777777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ФИО клиента, номер договора и номер счета</w:t>
            </w:r>
          </w:p>
          <w:p w14:paraId="066C32A5" w14:textId="7777777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 xml:space="preserve">ФИО в подписи </w:t>
            </w:r>
            <w:r>
              <w:rPr>
                <w:color w:val="6A6A6A"/>
                <w:sz w:val="18"/>
                <w:szCs w:val="18"/>
              </w:rPr>
              <w:t>уполномоченных лиц, номера счетов в названиях листов</w:t>
            </w:r>
          </w:p>
        </w:tc>
      </w:tr>
      <w:tr w:rsidR="00FC6CC7" w14:paraId="39C74151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D964C3C" w14:textId="07018541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9F78985" w14:textId="47124EF0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100% меток, замаскированны</w:t>
            </w:r>
            <w:r>
              <w:rPr>
                <w:color w:val="6A6A6A"/>
                <w:sz w:val="18"/>
                <w:szCs w:val="18"/>
              </w:rPr>
              <w:t>х в Сценариях 1–2, корректно восстановлены в ответе, видимом сотруднику, без подмены между сущностями (выборка не менее 15 запросов с 2+ сущностями); дополнительно подтверждено отсутствие немаскированных значений в теле исходящего запроса к внешней модели.</w:t>
            </w:r>
          </w:p>
        </w:tc>
      </w:tr>
      <w:tr w:rsidR="00FC6CC7" w14:paraId="2C21891C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3F143D4E" w14:textId="77777777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4 — Журналирование</w:t>
            </w:r>
          </w:p>
        </w:tc>
      </w:tr>
      <w:tr w:rsidR="00FC6CC7" w14:paraId="1D95B1FE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F2ABC45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Сотрудник отправляет запрос, содержащий имя клиента и сумму сделки.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58553B1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В журнале появляется запись: пользователь, время, выбранная модель, перечень типов скрытых данных.</w:t>
            </w:r>
          </w:p>
        </w:tc>
      </w:tr>
      <w:tr w:rsidR="00FC6CC7" w14:paraId="12DA274E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6AB672A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Несколько запросов от разных сотрудников в течение дня.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8A19C9D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Ж</w:t>
            </w:r>
            <w:r>
              <w:rPr>
                <w:color w:val="6A6A6A"/>
                <w:sz w:val="18"/>
                <w:szCs w:val="18"/>
              </w:rPr>
              <w:t>урнал разделяет обращения по пользователям; доступны просмотр и выгрузка истории за период.</w:t>
            </w:r>
          </w:p>
        </w:tc>
      </w:tr>
      <w:tr w:rsidR="00FC6CC7" w14:paraId="5622A07E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68F6AF75" w14:textId="449613DE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AB616E9" w14:textId="77C0BE44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 xml:space="preserve">100% тестовых запросов из всех проверочных сценариев отражены в журнале с указанием пользователя, времени, модели и перечня типов скрытых данных; </w:t>
            </w:r>
            <w:r>
              <w:rPr>
                <w:color w:val="6A6A6A"/>
                <w:sz w:val="18"/>
                <w:szCs w:val="18"/>
              </w:rPr>
              <w:t>выгрузка истории за период соответствует фактическим обращениям без расхождений; доступ на просмотр журнала ограничен согласованным перечнем ролей.</w:t>
            </w:r>
          </w:p>
        </w:tc>
      </w:tr>
      <w:tr w:rsidR="00FC6CC7" w14:paraId="0973F4B8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73ACF8FB" w14:textId="77777777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5 — Разграничение доступа</w:t>
            </w:r>
          </w:p>
        </w:tc>
      </w:tr>
      <w:tr w:rsidR="00FC6CC7" w14:paraId="407FDC62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E5A2137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Вход под учётной записью с ограниченной ролью, попытка обратиться к недоступной модели.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2B8EC22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Доступ к неразрешённой модели отсутствует; разрешённые модели доступны.</w:t>
            </w:r>
          </w:p>
        </w:tc>
      </w:tr>
      <w:tr w:rsidR="00FC6CC7" w14:paraId="04367585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DAC057A" w14:textId="3DFE2595" w:rsidR="00FC6CC7" w:rsidRDefault="004D2EA8">
            <w:pPr>
              <w:spacing w:line="247" w:lineRule="auto"/>
              <w:rPr>
                <w:b/>
                <w:bCs/>
                <w:color w:val="7030A0"/>
                <w:sz w:val="18"/>
                <w:szCs w:val="18"/>
              </w:rPr>
            </w:pPr>
            <w:r>
              <w:rPr>
                <w:b/>
                <w:bCs/>
                <w:color w:val="7030A0"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B5AEFB7" w14:textId="6EBE6D31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На выборке не менее 10 комбинаций «роль × модель» доступ предоставлен на 100% только к разрешенным моделям/шлюзу согласно согласованной матрице прав; 0 случаев несанкционированного доступа.</w:t>
            </w:r>
          </w:p>
        </w:tc>
      </w:tr>
      <w:tr w:rsidR="00FC6CC7" w14:paraId="38472198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31225BC6" w14:textId="23297053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6 — Поведение на сложных данных</w:t>
            </w:r>
          </w:p>
        </w:tc>
      </w:tr>
      <w:tr w:rsidR="00FC6CC7" w14:paraId="1BE0997D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BE584E2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lastRenderedPageBreak/>
              <w:t>Запрос с опечатками и с</w:t>
            </w:r>
            <w:r>
              <w:rPr>
                <w:sz w:val="18"/>
                <w:szCs w:val="18"/>
              </w:rPr>
              <w:t>окращениями: «</w:t>
            </w:r>
            <w:proofErr w:type="spellStart"/>
            <w:r>
              <w:rPr>
                <w:sz w:val="18"/>
                <w:szCs w:val="18"/>
              </w:rPr>
              <w:t>преведи</w:t>
            </w:r>
            <w:proofErr w:type="spellEnd"/>
            <w:r>
              <w:rPr>
                <w:sz w:val="18"/>
                <w:szCs w:val="18"/>
              </w:rPr>
              <w:t xml:space="preserve"> па </w:t>
            </w:r>
            <w:proofErr w:type="spellStart"/>
            <w:r>
              <w:rPr>
                <w:sz w:val="18"/>
                <w:szCs w:val="18"/>
              </w:rPr>
              <w:t>кл</w:t>
            </w:r>
            <w:proofErr w:type="spellEnd"/>
            <w:r>
              <w:rPr>
                <w:sz w:val="18"/>
                <w:szCs w:val="18"/>
              </w:rPr>
              <w:t xml:space="preserve">-ту </w:t>
            </w:r>
            <w:proofErr w:type="spellStart"/>
            <w:r>
              <w:rPr>
                <w:sz w:val="18"/>
                <w:szCs w:val="18"/>
              </w:rPr>
              <w:t>Птрв</w:t>
            </w:r>
            <w:proofErr w:type="spellEnd"/>
            <w:r>
              <w:rPr>
                <w:sz w:val="18"/>
                <w:szCs w:val="18"/>
              </w:rPr>
              <w:t xml:space="preserve"> С., сумма 3 млн.»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F279BC1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 xml:space="preserve">Фиксируется, какие сущности распознались несмотря на искажения, а какие нет; результат идёт в рекомендации по </w:t>
            </w:r>
            <w:proofErr w:type="spellStart"/>
            <w:r>
              <w:rPr>
                <w:color w:val="6A6A6A"/>
                <w:sz w:val="18"/>
                <w:szCs w:val="18"/>
              </w:rPr>
              <w:t>донастройке</w:t>
            </w:r>
            <w:proofErr w:type="spellEnd"/>
            <w:r>
              <w:rPr>
                <w:color w:val="6A6A6A"/>
                <w:sz w:val="18"/>
                <w:szCs w:val="18"/>
              </w:rPr>
              <w:t>.</w:t>
            </w:r>
          </w:p>
        </w:tc>
      </w:tr>
      <w:tr w:rsidR="00FC6CC7" w14:paraId="126D1F03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85121B7" w14:textId="77777777" w:rsidR="00FC6CC7" w:rsidRDefault="004D2EA8">
            <w:pPr>
              <w:spacing w:line="247" w:lineRule="auto"/>
            </w:pPr>
            <w:r>
              <w:rPr>
                <w:sz w:val="18"/>
                <w:szCs w:val="18"/>
              </w:rPr>
              <w:t>Нестандартный формат: сумма прописью или номер счёта с непривычными разделителями.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B873383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Фиксируется фактическое поведение распознавания; пробелы в покрытии отмечаются как зона настройки, а не как дефект.</w:t>
            </w:r>
          </w:p>
        </w:tc>
      </w:tr>
      <w:tr w:rsidR="00FC6CC7" w14:paraId="7F4B7E51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722FEE2" w14:textId="2054C810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498EF07" w14:textId="661AE83A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Зафиксирован фактический процент распоз</w:t>
            </w:r>
            <w:r>
              <w:rPr>
                <w:color w:val="6A6A6A"/>
                <w:sz w:val="18"/>
                <w:szCs w:val="18"/>
              </w:rPr>
              <w:t xml:space="preserve">навания сущностей с опечатками и в нестандартном формате (сумма прописью, нетиповые разделители счета) на выборке не менее 15 примеров; результат документально оформлен как перечень выявленных пробелов покрытия с рекомендациями по </w:t>
            </w:r>
            <w:proofErr w:type="spellStart"/>
            <w:r>
              <w:rPr>
                <w:color w:val="6A6A6A"/>
                <w:sz w:val="18"/>
                <w:szCs w:val="18"/>
              </w:rPr>
              <w:t>донастройке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(не рассматри</w:t>
            </w:r>
            <w:r>
              <w:rPr>
                <w:color w:val="6A6A6A"/>
                <w:sz w:val="18"/>
                <w:szCs w:val="18"/>
              </w:rPr>
              <w:t>вается как безусловный дефект при заранее согласованном пороге, например не менее 70% распознавания).</w:t>
            </w:r>
          </w:p>
        </w:tc>
      </w:tr>
      <w:tr w:rsidR="00FC6CC7" w14:paraId="0E39ED87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3FE0AB54" w14:textId="228742F1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7 — Лимиты пользователей</w:t>
            </w:r>
          </w:p>
        </w:tc>
      </w:tr>
      <w:tr w:rsidR="00FC6CC7" w14:paraId="5F5A1082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286BFC9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Настройка лимитов по пользователю и по группе.</w:t>
            </w:r>
          </w:p>
          <w:p w14:paraId="16785AAA" w14:textId="77777777" w:rsidR="00FC6CC7" w:rsidRDefault="004D2EA8">
            <w:pPr>
              <w:spacing w:line="247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Указывается период действия лимитов, 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23ADAAA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При достижении лимита по пользова</w:t>
            </w:r>
            <w:r>
              <w:rPr>
                <w:color w:val="6A6A6A"/>
                <w:sz w:val="18"/>
                <w:szCs w:val="18"/>
              </w:rPr>
              <w:t xml:space="preserve">телю и/или по группе доступ пользователя прекращается. </w:t>
            </w:r>
          </w:p>
        </w:tc>
      </w:tr>
      <w:tr w:rsidR="00FC6CC7" w14:paraId="1D383B79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80FAB62" w14:textId="77777777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  <w:p w14:paraId="7BD710FB" w14:textId="0293ABC1" w:rsidR="00FC6CC7" w:rsidRDefault="00FC6CC7">
            <w:pPr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4B36AFE" w14:textId="3178DC1C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При достижении установленного лимита по пользователю и/или группе доступ прекращается в 100% тестовых случаев (не менее 3 сценариев лимитов); доступ корректно восстанавливается по окончании периода действия лимита.</w:t>
            </w:r>
          </w:p>
        </w:tc>
      </w:tr>
      <w:tr w:rsidR="00FC6CC7" w14:paraId="114E482F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1FD9E3A8" w14:textId="5116CA91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8 — Работа из агентов</w:t>
            </w:r>
          </w:p>
        </w:tc>
      </w:tr>
      <w:tr w:rsidR="00FC6CC7" w14:paraId="0333E189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362612C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Осуществ</w:t>
            </w:r>
            <w:r>
              <w:rPr>
                <w:sz w:val="18"/>
                <w:szCs w:val="18"/>
              </w:rPr>
              <w:t xml:space="preserve">ляется проверка работы из </w:t>
            </w:r>
            <w:r>
              <w:rPr>
                <w:sz w:val="18"/>
                <w:szCs w:val="18"/>
                <w:lang w:val="en-US"/>
              </w:rPr>
              <w:t>n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  <w:lang w:val="en-US"/>
              </w:rPr>
              <w:t>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c</w:t>
            </w:r>
            <w:r>
              <w:rPr>
                <w:sz w:val="18"/>
                <w:szCs w:val="18"/>
              </w:rPr>
              <w:t xml:space="preserve"> сервисами </w:t>
            </w:r>
            <w:proofErr w:type="spellStart"/>
            <w:r>
              <w:rPr>
                <w:sz w:val="18"/>
                <w:szCs w:val="18"/>
                <w:lang w:val="en-US"/>
              </w:rPr>
              <w:t>claude</w:t>
            </w:r>
            <w:proofErr w:type="spellEnd"/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ai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  <w:lang w:val="en-US"/>
              </w:rPr>
              <w:t>opena</w:t>
            </w:r>
            <w:proofErr w:type="spellEnd"/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ai</w:t>
            </w:r>
            <w:r>
              <w:rPr>
                <w:sz w:val="18"/>
                <w:szCs w:val="18"/>
              </w:rPr>
              <w:t xml:space="preserve"> со сценариями 1,2,3</w:t>
            </w:r>
          </w:p>
          <w:p w14:paraId="0036BE43" w14:textId="77777777" w:rsidR="00FC6CC7" w:rsidRDefault="00FC6CC7">
            <w:pPr>
              <w:spacing w:line="247" w:lineRule="auto"/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F2DCBAF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Производится успешная анонимизация/</w:t>
            </w:r>
            <w:proofErr w:type="spellStart"/>
            <w:r>
              <w:rPr>
                <w:color w:val="6A6A6A"/>
                <w:sz w:val="18"/>
                <w:szCs w:val="18"/>
              </w:rPr>
              <w:t>деанонимизация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данных  </w:t>
            </w:r>
          </w:p>
        </w:tc>
      </w:tr>
      <w:tr w:rsidR="00FC6CC7" w14:paraId="785FE98E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32515E1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Осуществляется проверка работы из </w:t>
            </w:r>
            <w:r>
              <w:rPr>
                <w:sz w:val="18"/>
                <w:szCs w:val="18"/>
                <w:lang w:val="en-US"/>
              </w:rPr>
              <w:t>IDE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  <w:lang w:val="en-US"/>
              </w:rPr>
              <w:t>VSCode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  <w:lang w:val="en-US"/>
              </w:rPr>
              <w:t>c</w:t>
            </w:r>
            <w:r>
              <w:rPr>
                <w:sz w:val="18"/>
                <w:szCs w:val="18"/>
              </w:rPr>
              <w:t xml:space="preserve"> сервисами </w:t>
            </w:r>
            <w:proofErr w:type="spellStart"/>
            <w:r>
              <w:rPr>
                <w:sz w:val="18"/>
                <w:szCs w:val="18"/>
                <w:lang w:val="en-US"/>
              </w:rPr>
              <w:t>claude</w:t>
            </w:r>
            <w:proofErr w:type="spellEnd"/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ai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  <w:lang w:val="en-US"/>
              </w:rPr>
              <w:t>opena</w:t>
            </w:r>
            <w:proofErr w:type="spellEnd"/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ai</w:t>
            </w:r>
            <w:r>
              <w:rPr>
                <w:sz w:val="18"/>
                <w:szCs w:val="18"/>
              </w:rPr>
              <w:t xml:space="preserve"> со сценариями 1,2,3</w:t>
            </w:r>
          </w:p>
          <w:p w14:paraId="30C52325" w14:textId="77777777" w:rsidR="00FC6CC7" w:rsidRDefault="00FC6CC7">
            <w:pPr>
              <w:spacing w:line="247" w:lineRule="auto"/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5E20415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Производится успешная анонимизация/</w:t>
            </w:r>
            <w:proofErr w:type="spellStart"/>
            <w:r>
              <w:rPr>
                <w:color w:val="6A6A6A"/>
                <w:sz w:val="18"/>
                <w:szCs w:val="18"/>
              </w:rPr>
              <w:t>деанонимизация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данных  </w:t>
            </w:r>
          </w:p>
        </w:tc>
      </w:tr>
      <w:tr w:rsidR="00FC6CC7" w14:paraId="128FF3E9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21E4EB8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Осуществляется проверка работы из </w:t>
            </w:r>
            <w:r>
              <w:rPr>
                <w:sz w:val="18"/>
                <w:szCs w:val="18"/>
                <w:lang w:val="en-US"/>
              </w:rPr>
              <w:t>Claude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Code</w:t>
            </w:r>
            <w:r>
              <w:rPr>
                <w:sz w:val="18"/>
                <w:szCs w:val="18"/>
              </w:rPr>
              <w:t xml:space="preserve"> со сценариями 1,2,3</w:t>
            </w:r>
          </w:p>
          <w:p w14:paraId="6FBED783" w14:textId="77777777" w:rsidR="00FC6CC7" w:rsidRDefault="00FC6CC7">
            <w:pPr>
              <w:spacing w:line="247" w:lineRule="auto"/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75EA14C" w14:textId="77777777" w:rsidR="00FC6CC7" w:rsidRDefault="004D2EA8">
            <w:p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Производится успешная анонимизация/</w:t>
            </w:r>
            <w:proofErr w:type="spellStart"/>
            <w:r>
              <w:rPr>
                <w:color w:val="6A6A6A"/>
                <w:sz w:val="18"/>
                <w:szCs w:val="18"/>
              </w:rPr>
              <w:t>деанонимизация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данных  </w:t>
            </w:r>
          </w:p>
        </w:tc>
      </w:tr>
      <w:tr w:rsidR="00FC6CC7" w14:paraId="378CFDD9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C1BD963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Осуществляется проверка работы из пользовательского ПО,</w:t>
            </w:r>
            <w:r>
              <w:rPr>
                <w:sz w:val="18"/>
                <w:szCs w:val="18"/>
              </w:rPr>
              <w:t xml:space="preserve"> работающего напрямую с </w:t>
            </w:r>
            <w:proofErr w:type="spellStart"/>
            <w:r>
              <w:rPr>
                <w:sz w:val="18"/>
                <w:szCs w:val="18"/>
                <w:lang w:val="en-US"/>
              </w:rPr>
              <w:t>claude</w:t>
            </w:r>
            <w:proofErr w:type="spellEnd"/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ai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  <w:lang w:val="en-US"/>
              </w:rPr>
              <w:t>open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ai</w:t>
            </w:r>
            <w:r>
              <w:rPr>
                <w:sz w:val="18"/>
                <w:szCs w:val="18"/>
              </w:rPr>
              <w:t>, со сценариями 1,2,3</w:t>
            </w:r>
          </w:p>
          <w:p w14:paraId="636F8926" w14:textId="77777777" w:rsidR="00FC6CC7" w:rsidRDefault="00FC6CC7">
            <w:pPr>
              <w:spacing w:line="247" w:lineRule="auto"/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8ED5D02" w14:textId="7777777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Производится успешная анонимизация/</w:t>
            </w:r>
            <w:proofErr w:type="spellStart"/>
            <w:r>
              <w:rPr>
                <w:color w:val="6A6A6A"/>
                <w:sz w:val="18"/>
                <w:szCs w:val="18"/>
              </w:rPr>
              <w:t>деанонимизация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данных  </w:t>
            </w:r>
          </w:p>
        </w:tc>
      </w:tr>
      <w:tr w:rsidR="00FC6CC7" w14:paraId="36F33D42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B379CF3" w14:textId="06D84407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F8D0E4F" w14:textId="3473E4B4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Для каждого из 4 перечисленных каналов подтверждена успешная анонимизация/</w:t>
            </w:r>
            <w:proofErr w:type="spellStart"/>
            <w:r>
              <w:rPr>
                <w:color w:val="6A6A6A"/>
                <w:sz w:val="18"/>
                <w:szCs w:val="18"/>
              </w:rPr>
              <w:t>деанонимизация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по Сценариям 1–3 (100% тес</w:t>
            </w:r>
            <w:r>
              <w:rPr>
                <w:color w:val="6A6A6A"/>
                <w:sz w:val="18"/>
                <w:szCs w:val="18"/>
              </w:rPr>
              <w:t>товых запросов в каждом канале, не менее 5 на канал).</w:t>
            </w:r>
          </w:p>
        </w:tc>
      </w:tr>
      <w:tr w:rsidR="00FC6CC7" w14:paraId="2C81D522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60023059" w14:textId="5C657A5A" w:rsidR="00FC6CC7" w:rsidRDefault="004D2EA8">
            <w:pPr>
              <w:rPr>
                <w:color w:val="7030A0"/>
              </w:rPr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Сценарий 9 — Потоковое использование </w:t>
            </w:r>
            <w:proofErr w:type="spellStart"/>
            <w:r>
              <w:rPr>
                <w:b/>
                <w:bCs/>
                <w:color w:val="7030A0"/>
                <w:sz w:val="18"/>
                <w:szCs w:val="18"/>
              </w:rPr>
              <w:t>анонимизатора</w:t>
            </w:r>
            <w:proofErr w:type="spellEnd"/>
          </w:p>
        </w:tc>
      </w:tr>
      <w:tr w:rsidR="00FC6CC7" w14:paraId="0BDA501F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90C050F" w14:textId="09F47F40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 xml:space="preserve">Запросы на анонимизацию данных отправляются одновременно несколькими пользователями. </w:t>
            </w:r>
          </w:p>
          <w:p w14:paraId="4D2ADA7A" w14:textId="77777777" w:rsidR="00FC6CC7" w:rsidRPr="00FC6CC7" w:rsidRDefault="00FC6CC7">
            <w:pPr>
              <w:spacing w:line="247" w:lineRule="auto"/>
              <w:rPr>
                <w:color w:val="7030A0"/>
                <w:sz w:val="18"/>
                <w:szCs w:val="18"/>
                <w:rPrChange w:id="266" w:author="Andrey" w:date="2026-07-22T07:27:00Z">
                  <w:rPr>
                    <w:strike/>
                    <w:color w:val="7030A0"/>
                    <w:sz w:val="18"/>
                    <w:szCs w:val="18"/>
                  </w:rPr>
                </w:rPrChange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00C65D9" w14:textId="13C3F78B" w:rsidR="00FC6CC7" w:rsidRDefault="004D2EA8">
            <w:pPr>
              <w:spacing w:line="247" w:lineRule="auto"/>
              <w:rPr>
                <w:color w:val="7030A0"/>
              </w:rPr>
            </w:pPr>
            <w:r>
              <w:rPr>
                <w:color w:val="7030A0"/>
                <w:sz w:val="18"/>
                <w:szCs w:val="18"/>
              </w:rPr>
              <w:t xml:space="preserve">Запросы обрабатываются параллельно, обработка одного запроса в фазе анонимизации данных не превышать 15 секунд   </w:t>
            </w:r>
          </w:p>
        </w:tc>
      </w:tr>
      <w:tr w:rsidR="00FC6CC7" w14:paraId="514075C6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112E207" w14:textId="1DB1BCBE" w:rsidR="00FC6CC7" w:rsidRDefault="004D2EA8">
            <w:pPr>
              <w:spacing w:line="247" w:lineRule="auto"/>
              <w:rPr>
                <w:b/>
                <w:bCs/>
                <w:color w:val="7030A0"/>
                <w:sz w:val="18"/>
                <w:szCs w:val="18"/>
              </w:rPr>
            </w:pPr>
            <w:r>
              <w:rPr>
                <w:b/>
                <w:bCs/>
                <w:color w:val="7030A0"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C762ADD" w14:textId="05561CB5" w:rsidR="00FC6CC7" w:rsidRDefault="004D2EA8">
            <w:pPr>
              <w:spacing w:line="247" w:lineRule="auto"/>
              <w:rPr>
                <w:b/>
                <w:bCs/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При одновременной отправке не менее 10 параллельных запросов от разных пользователей: обработка каждого запроса в фазе анони</w:t>
            </w:r>
            <w:r>
              <w:rPr>
                <w:color w:val="7030A0"/>
                <w:sz w:val="18"/>
                <w:szCs w:val="18"/>
              </w:rPr>
              <w:t>мизации не превышает 15 секунд (100% запросов) и 0 случаев смешения данных/меток между параллельными запросами.</w:t>
            </w:r>
          </w:p>
        </w:tc>
      </w:tr>
    </w:tbl>
    <w:p w14:paraId="04790948" w14:textId="77777777" w:rsidR="00FC6CC7" w:rsidRDefault="00FC6CC7">
      <w:pPr>
        <w:spacing w:before="160" w:after="80"/>
        <w:ind w:left="567" w:firstLine="567"/>
        <w:rPr>
          <w:rFonts w:ascii="Arial" w:eastAsia="Arial" w:hAnsi="Arial" w:cs="Arial"/>
          <w:b/>
          <w:bCs/>
          <w:strike/>
          <w:sz w:val="22"/>
          <w:szCs w:val="22"/>
        </w:rPr>
      </w:pPr>
    </w:p>
    <w:p w14:paraId="51981E0D" w14:textId="66806954" w:rsidR="00FC6CC7" w:rsidRDefault="004D2EA8">
      <w:pPr>
        <w:spacing w:before="160" w:after="80"/>
        <w:ind w:left="567" w:firstLine="56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Платформа</w:t>
      </w:r>
    </w:p>
    <w:tbl>
      <w:tblPr>
        <w:tblW w:w="936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A0" w:firstRow="1" w:lastRow="0" w:firstColumn="1" w:lastColumn="0" w:noHBand="0" w:noVBand="1"/>
      </w:tblPr>
      <w:tblGrid>
        <w:gridCol w:w="5250"/>
        <w:gridCol w:w="4110"/>
      </w:tblGrid>
      <w:tr w:rsidR="00FC6CC7" w14:paraId="30F315D5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4DD959DA" w14:textId="77777777" w:rsidR="00FC6CC7" w:rsidRDefault="004D2EA8">
            <w:r>
              <w:rPr>
                <w:b/>
                <w:bCs/>
                <w:color w:val="16263D"/>
                <w:spacing w:val="12"/>
                <w:sz w:val="16"/>
                <w:szCs w:val="16"/>
              </w:rPr>
              <w:lastRenderedPageBreak/>
              <w:t>Пример или действие пользователя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2658CE0C" w14:textId="77777777" w:rsidR="00FC6CC7" w:rsidRDefault="004D2EA8">
            <w:r>
              <w:rPr>
                <w:b/>
                <w:bCs/>
                <w:color w:val="16263D"/>
                <w:spacing w:val="12"/>
                <w:sz w:val="16"/>
                <w:szCs w:val="16"/>
              </w:rPr>
              <w:t>Что наблюдаем</w:t>
            </w:r>
          </w:p>
        </w:tc>
      </w:tr>
      <w:tr w:rsidR="00FC6CC7" w14:paraId="78994B3E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7845346E" w14:textId="017EE8B1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 xml:space="preserve">Сценарий 1 — Настройка прав доступа к информационным объектам </w:t>
            </w:r>
          </w:p>
        </w:tc>
      </w:tr>
      <w:tr w:rsidR="00FC6CC7" w14:paraId="2BE87293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4FADC1B" w14:textId="76E20111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Проводится настройка прав доступа пользователя:</w:t>
            </w:r>
          </w:p>
          <w:p w14:paraId="16AE447C" w14:textId="77777777" w:rsidR="00FC6CC7" w:rsidRDefault="004D2EA8">
            <w:pPr>
              <w:pStyle w:val="aff5"/>
              <w:numPr>
                <w:ilvl w:val="0"/>
                <w:numId w:val="40"/>
              </w:numPr>
              <w:spacing w:line="247" w:lineRule="auto"/>
            </w:pPr>
            <w:r>
              <w:rPr>
                <w:sz w:val="18"/>
                <w:szCs w:val="18"/>
              </w:rPr>
              <w:t>к источнику данных</w:t>
            </w:r>
          </w:p>
          <w:p w14:paraId="1EA52D8F" w14:textId="77777777" w:rsidR="00FC6CC7" w:rsidRDefault="004D2EA8">
            <w:pPr>
              <w:pStyle w:val="aff5"/>
              <w:numPr>
                <w:ilvl w:val="0"/>
                <w:numId w:val="40"/>
              </w:numPr>
              <w:spacing w:line="247" w:lineRule="auto"/>
            </w:pPr>
            <w:r>
              <w:rPr>
                <w:sz w:val="18"/>
                <w:szCs w:val="18"/>
              </w:rPr>
              <w:t xml:space="preserve">к таблицу или </w:t>
            </w:r>
            <w:r>
              <w:rPr>
                <w:sz w:val="18"/>
                <w:szCs w:val="18"/>
                <w:lang w:val="en-US"/>
              </w:rPr>
              <w:t>API</w:t>
            </w:r>
            <w:r>
              <w:rPr>
                <w:sz w:val="18"/>
                <w:szCs w:val="18"/>
              </w:rPr>
              <w:t xml:space="preserve"> методу источника данных</w:t>
            </w:r>
          </w:p>
          <w:p w14:paraId="49372BC9" w14:textId="2BE8B804" w:rsidR="00FC6CC7" w:rsidRDefault="004D2EA8">
            <w:pPr>
              <w:pStyle w:val="aff5"/>
              <w:numPr>
                <w:ilvl w:val="0"/>
                <w:numId w:val="40"/>
              </w:numPr>
              <w:spacing w:line="247" w:lineRule="auto"/>
            </w:pPr>
            <w:r>
              <w:rPr>
                <w:sz w:val="18"/>
                <w:szCs w:val="18"/>
              </w:rPr>
              <w:t xml:space="preserve">к колонкам в таблице источника данных или возвращаемых полях в ответе </w:t>
            </w:r>
            <w:r>
              <w:rPr>
                <w:sz w:val="18"/>
                <w:szCs w:val="18"/>
                <w:lang w:val="en-US"/>
              </w:rPr>
              <w:t>API</w:t>
            </w:r>
            <w:r>
              <w:rPr>
                <w:sz w:val="18"/>
                <w:szCs w:val="18"/>
              </w:rPr>
              <w:t xml:space="preserve"> </w:t>
            </w:r>
          </w:p>
          <w:p w14:paraId="27B15402" w14:textId="537759F2" w:rsidR="00FC6CC7" w:rsidRDefault="00FC6CC7">
            <w:pPr>
              <w:pStyle w:val="aff5"/>
              <w:spacing w:line="247" w:lineRule="auto"/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A071F80" w14:textId="5C6A0C93" w:rsidR="00FC6CC7" w:rsidRDefault="004D2EA8">
            <w:pPr>
              <w:pStyle w:val="aff5"/>
              <w:numPr>
                <w:ilvl w:val="0"/>
                <w:numId w:val="41"/>
              </w:numPr>
              <w:spacing w:line="247" w:lineRule="auto"/>
            </w:pPr>
            <w:r>
              <w:rPr>
                <w:color w:val="6A6A6A"/>
                <w:sz w:val="18"/>
                <w:szCs w:val="18"/>
              </w:rPr>
              <w:t>Пользователь имеет доступ к указанному источнику данных</w:t>
            </w:r>
            <w:r>
              <w:rPr>
                <w:color w:val="6A6A6A"/>
                <w:sz w:val="18"/>
                <w:szCs w:val="18"/>
              </w:rPr>
              <w:t xml:space="preserve"> и не имеет доступа к прочим источникам</w:t>
            </w:r>
          </w:p>
          <w:p w14:paraId="668B0419" w14:textId="77777777" w:rsidR="00FC6CC7" w:rsidRDefault="004D2EA8">
            <w:pPr>
              <w:pStyle w:val="aff5"/>
              <w:numPr>
                <w:ilvl w:val="0"/>
                <w:numId w:val="41"/>
              </w:numPr>
              <w:spacing w:line="247" w:lineRule="auto"/>
            </w:pPr>
            <w:r>
              <w:rPr>
                <w:color w:val="6A6A6A"/>
                <w:sz w:val="18"/>
                <w:szCs w:val="18"/>
              </w:rPr>
              <w:t xml:space="preserve">У пользователя есть доступ к указанной таблице или </w:t>
            </w:r>
            <w:r>
              <w:rPr>
                <w:color w:val="6A6A6A"/>
                <w:sz w:val="18"/>
                <w:szCs w:val="18"/>
                <w:lang w:val="en-US"/>
              </w:rPr>
              <w:t>API</w:t>
            </w:r>
            <w:r>
              <w:rPr>
                <w:color w:val="6A6A6A"/>
                <w:sz w:val="18"/>
                <w:szCs w:val="18"/>
              </w:rPr>
              <w:t xml:space="preserve"> методу и нет доступа к прочим таблицам или </w:t>
            </w:r>
            <w:r>
              <w:rPr>
                <w:color w:val="6A6A6A"/>
                <w:sz w:val="18"/>
                <w:szCs w:val="18"/>
                <w:lang w:val="en-US"/>
              </w:rPr>
              <w:t>API</w:t>
            </w:r>
            <w:r>
              <w:rPr>
                <w:color w:val="6A6A6A"/>
                <w:sz w:val="18"/>
                <w:szCs w:val="18"/>
              </w:rPr>
              <w:t xml:space="preserve"> методам</w:t>
            </w:r>
          </w:p>
          <w:p w14:paraId="58F09A4E" w14:textId="4A0686F9" w:rsidR="00FC6CC7" w:rsidRDefault="004D2EA8">
            <w:pPr>
              <w:pStyle w:val="aff5"/>
              <w:numPr>
                <w:ilvl w:val="0"/>
                <w:numId w:val="41"/>
              </w:numPr>
              <w:spacing w:line="247" w:lineRule="auto"/>
            </w:pPr>
            <w:r>
              <w:rPr>
                <w:color w:val="6A6A6A"/>
                <w:sz w:val="18"/>
                <w:szCs w:val="18"/>
              </w:rPr>
              <w:t xml:space="preserve">У пользователя есть доступ к данным в указанной колонке в таблице или полю в ответе </w:t>
            </w:r>
            <w:r>
              <w:rPr>
                <w:color w:val="6A6A6A"/>
                <w:sz w:val="18"/>
                <w:szCs w:val="18"/>
                <w:lang w:val="en-US"/>
              </w:rPr>
              <w:t>API</w:t>
            </w:r>
            <w:r>
              <w:rPr>
                <w:color w:val="6A6A6A"/>
                <w:sz w:val="18"/>
                <w:szCs w:val="18"/>
              </w:rPr>
              <w:t xml:space="preserve"> и нет доступа к прочим данным</w:t>
            </w:r>
          </w:p>
        </w:tc>
      </w:tr>
      <w:tr w:rsidR="00FC6CC7" w14:paraId="0F803E5B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BEB4002" w14:textId="0E5BA1F1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B039314" w14:textId="63B4E092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На 100% тестовых комбинаций (не менее 3 на каждый уровень: источник, таблица/API-метод, колонка/поле) пользователь имеет доступ строго к разрешенным объектам и не имеет доступа к неразрешенным; 0 отклонений.</w:t>
            </w:r>
          </w:p>
        </w:tc>
      </w:tr>
      <w:tr w:rsidR="00FC6CC7" w14:paraId="45E4F170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6D36A409" w14:textId="5DF5B15C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2 — Настройка прав доступа к данным</w:t>
            </w:r>
          </w:p>
        </w:tc>
      </w:tr>
      <w:tr w:rsidR="00FC6CC7" w14:paraId="7B0F415B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B1D07EA" w14:textId="119D2854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Проводится настройка прав пользователя к данным из таблицы или </w:t>
            </w:r>
            <w:r>
              <w:rPr>
                <w:sz w:val="18"/>
                <w:szCs w:val="18"/>
                <w:lang w:val="en-US"/>
              </w:rPr>
              <w:t>API</w:t>
            </w:r>
          </w:p>
          <w:p w14:paraId="52EC1713" w14:textId="6976389C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Пользователь должен иметь доступ к данным, настроенным в сценарии 1 </w:t>
            </w:r>
            <w:r>
              <w:rPr>
                <w:sz w:val="18"/>
                <w:szCs w:val="18"/>
                <w:lang w:val="en-US"/>
              </w:rPr>
              <w:t>c</w:t>
            </w:r>
            <w:r>
              <w:rPr>
                <w:sz w:val="18"/>
                <w:szCs w:val="18"/>
              </w:rPr>
              <w:t xml:space="preserve"> ограничением доступа по номерам договоров или ФИО клиента.</w:t>
            </w:r>
          </w:p>
          <w:p w14:paraId="4C65E7C7" w14:textId="77777777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Пример </w:t>
            </w:r>
            <w:proofErr w:type="gramStart"/>
            <w:r>
              <w:rPr>
                <w:sz w:val="18"/>
                <w:szCs w:val="18"/>
              </w:rPr>
              <w:t>запроса :</w:t>
            </w:r>
            <w:proofErr w:type="gramEnd"/>
            <w:r>
              <w:rPr>
                <w:sz w:val="18"/>
                <w:szCs w:val="18"/>
              </w:rPr>
              <w:t xml:space="preserve"> дай информацию по остатку денежных средств по договору </w:t>
            </w:r>
            <w:r>
              <w:rPr>
                <w:sz w:val="18"/>
                <w:szCs w:val="18"/>
                <w:lang w:val="en-US"/>
              </w:rPr>
              <w:t>BP</w:t>
            </w:r>
            <w:r>
              <w:rPr>
                <w:sz w:val="18"/>
                <w:szCs w:val="18"/>
              </w:rPr>
              <w:t>33431</w:t>
            </w:r>
          </w:p>
          <w:p w14:paraId="2DE159AE" w14:textId="620914C6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дай информацию по остатку денежных средств по клиенту {ФИО}</w:t>
            </w:r>
          </w:p>
          <w:p w14:paraId="79ABEF5F" w14:textId="58B3F791" w:rsidR="00FC6CC7" w:rsidRDefault="00FC6CC7">
            <w:pPr>
              <w:spacing w:line="247" w:lineRule="auto"/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40B0500" w14:textId="72690CFB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При запросах для номера договора BP33431 и {ФИО} получаем ответ. Для запросов с прочими номерами договора или {ФИО} получа</w:t>
            </w:r>
            <w:r>
              <w:rPr>
                <w:color w:val="6A6A6A"/>
                <w:sz w:val="18"/>
                <w:szCs w:val="18"/>
              </w:rPr>
              <w:t>ем ошибку прав доступа у данным</w:t>
            </w:r>
          </w:p>
        </w:tc>
      </w:tr>
      <w:tr w:rsidR="00FC6CC7" w14:paraId="134B40F0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3890047" w14:textId="0B63DCD1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9DC87D2" w14:textId="0E9AB10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На выборке не менее 10 тестовых запросов (включая разрешенные и неразрешенные значения) в 100% случаев возвращается корректный результат: данные — по разрешенным значениям, ошибка доступа — по прочим; отдел</w:t>
            </w:r>
            <w:r>
              <w:rPr>
                <w:color w:val="6A6A6A"/>
                <w:sz w:val="18"/>
                <w:szCs w:val="18"/>
              </w:rPr>
              <w:t>ьно протестирован пограничный случай близкого совпадения значения (например, похожий номер договора) — 0 ложных допусков.</w:t>
            </w:r>
          </w:p>
        </w:tc>
      </w:tr>
      <w:tr w:rsidR="00FC6CC7" w14:paraId="4906FAD9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0CDAE1BB" w14:textId="5B157E12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 xml:space="preserve">Сценарий 3 — Доступность работы с данными через </w:t>
            </w:r>
            <w:r>
              <w:rPr>
                <w:b/>
                <w:bCs/>
                <w:color w:val="16263D"/>
                <w:sz w:val="18"/>
                <w:szCs w:val="18"/>
                <w:lang w:val="en-US"/>
              </w:rPr>
              <w:t>API</w:t>
            </w:r>
            <w:r>
              <w:rPr>
                <w:b/>
                <w:bCs/>
                <w:color w:val="16263D"/>
                <w:sz w:val="18"/>
                <w:szCs w:val="18"/>
              </w:rPr>
              <w:t xml:space="preserve"> </w:t>
            </w:r>
          </w:p>
        </w:tc>
      </w:tr>
      <w:tr w:rsidR="00FC6CC7" w14:paraId="2BD2317F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500698A" w14:textId="2E3AA130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Пользователь через </w:t>
            </w:r>
            <w:r>
              <w:rPr>
                <w:sz w:val="18"/>
                <w:szCs w:val="18"/>
                <w:lang w:val="en-US"/>
              </w:rPr>
              <w:t>n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  <w:lang w:val="en-US"/>
              </w:rPr>
              <w:t>n</w:t>
            </w:r>
            <w:r>
              <w:rPr>
                <w:sz w:val="18"/>
                <w:szCs w:val="18"/>
              </w:rPr>
              <w:t xml:space="preserve"> или собственную разработку обращается к платформе через </w:t>
            </w:r>
            <w:r>
              <w:rPr>
                <w:sz w:val="18"/>
                <w:szCs w:val="18"/>
                <w:lang w:val="en-US"/>
              </w:rPr>
              <w:t>API</w:t>
            </w:r>
            <w:r>
              <w:rPr>
                <w:sz w:val="18"/>
                <w:szCs w:val="18"/>
              </w:rPr>
              <w:t xml:space="preserve"> с запросом из сценария 2. </w:t>
            </w:r>
          </w:p>
          <w:p w14:paraId="6BDD90CC" w14:textId="77777777" w:rsidR="00FC6CC7" w:rsidRDefault="00FC6CC7">
            <w:pPr>
              <w:spacing w:line="247" w:lineRule="auto"/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E08CEC2" w14:textId="09DF850D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 xml:space="preserve">Получаем ответ от </w:t>
            </w:r>
            <w:r>
              <w:rPr>
                <w:color w:val="6A6A6A"/>
                <w:sz w:val="18"/>
                <w:szCs w:val="18"/>
                <w:lang w:val="en-US"/>
              </w:rPr>
              <w:t>API</w:t>
            </w:r>
            <w:r>
              <w:rPr>
                <w:color w:val="6A6A6A"/>
                <w:sz w:val="18"/>
                <w:szCs w:val="18"/>
              </w:rPr>
              <w:t xml:space="preserve"> аналогичный сценарию 2 </w:t>
            </w:r>
          </w:p>
        </w:tc>
      </w:tr>
      <w:tr w:rsidR="00FC6CC7" w14:paraId="39C1A6BC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6572EBCC" w14:textId="443134E9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4CCF057" w14:textId="3F83713C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Результат по тому же тестовому набору, что и в Сценарии 2, при обращении через API (n8n/собственная разработка) на 100% совпадает с поведением чат-интерфейса.</w:t>
            </w:r>
          </w:p>
        </w:tc>
      </w:tr>
      <w:tr w:rsidR="00FC6CC7" w14:paraId="55264CB8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701E1F2F" w14:textId="5E6BFD50" w:rsidR="00FC6CC7" w:rsidRDefault="004D2EA8">
            <w:r>
              <w:rPr>
                <w:b/>
                <w:bCs/>
                <w:color w:val="16263D"/>
                <w:sz w:val="18"/>
                <w:szCs w:val="18"/>
              </w:rPr>
              <w:t>Сценарий 4 — Проверка анонимизации данных из подключенных источников</w:t>
            </w:r>
          </w:p>
        </w:tc>
      </w:tr>
      <w:tr w:rsidR="00FC6CC7" w14:paraId="395A0131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E081379" w14:textId="4DBEF2A4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Пользователь обращается с запросом к платформе с участием данных из подключенных источников (</w:t>
            </w:r>
            <w:r>
              <w:rPr>
                <w:sz w:val="18"/>
                <w:szCs w:val="18"/>
                <w:lang w:val="en-US"/>
              </w:rPr>
              <w:t>RAG</w:t>
            </w:r>
            <w:r>
              <w:rPr>
                <w:sz w:val="18"/>
                <w:szCs w:val="18"/>
              </w:rPr>
              <w:t xml:space="preserve"> корпус, База данных, </w:t>
            </w:r>
            <w:r>
              <w:rPr>
                <w:sz w:val="18"/>
                <w:szCs w:val="18"/>
                <w:lang w:val="en-US"/>
              </w:rPr>
              <w:t>API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lang w:val="en-US"/>
              </w:rPr>
              <w:t>MCP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lang w:val="en-US"/>
              </w:rPr>
              <w:t>RAG</w:t>
            </w:r>
            <w:r>
              <w:rPr>
                <w:sz w:val="18"/>
                <w:szCs w:val="18"/>
              </w:rPr>
              <w:t xml:space="preserve">-компании). </w:t>
            </w:r>
          </w:p>
          <w:p w14:paraId="0F8CDA2C" w14:textId="71154A24" w:rsidR="00FC6CC7" w:rsidRDefault="004D2EA8">
            <w:pPr>
              <w:spacing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Данные должны быть обезличены в соответств</w:t>
            </w:r>
            <w:r>
              <w:rPr>
                <w:sz w:val="18"/>
                <w:szCs w:val="18"/>
              </w:rPr>
              <w:t xml:space="preserve">ии с политикой, настроенной в рамках работы по </w:t>
            </w:r>
            <w:r>
              <w:rPr>
                <w:sz w:val="18"/>
                <w:szCs w:val="18"/>
                <w:lang w:val="en-US"/>
              </w:rPr>
              <w:t>AI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Guard</w:t>
            </w:r>
            <w:r>
              <w:rPr>
                <w:sz w:val="18"/>
                <w:szCs w:val="18"/>
              </w:rPr>
              <w:t xml:space="preserve"> (ФИО, паспортные данные и т.п.)</w:t>
            </w:r>
          </w:p>
          <w:p w14:paraId="26DFE1F9" w14:textId="77777777" w:rsidR="00FC6CC7" w:rsidRDefault="00FC6CC7">
            <w:pPr>
              <w:spacing w:line="247" w:lineRule="auto"/>
              <w:rPr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5ECDF33" w14:textId="2BEECCA7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 xml:space="preserve">При обращении к внешним </w:t>
            </w:r>
            <w:r>
              <w:rPr>
                <w:color w:val="6A6A6A"/>
                <w:sz w:val="18"/>
                <w:szCs w:val="18"/>
                <w:lang w:val="en-US"/>
              </w:rPr>
              <w:t>LLM</w:t>
            </w:r>
            <w:r>
              <w:rPr>
                <w:color w:val="6A6A6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A6A6A"/>
                <w:sz w:val="18"/>
                <w:szCs w:val="18"/>
              </w:rPr>
              <w:t>ПДн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и конфиденциальные данные будут </w:t>
            </w:r>
            <w:proofErr w:type="spellStart"/>
            <w:r>
              <w:rPr>
                <w:color w:val="6A6A6A"/>
                <w:sz w:val="18"/>
                <w:szCs w:val="18"/>
              </w:rPr>
              <w:t>анонимизированы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, после ответа от внешней </w:t>
            </w:r>
            <w:r>
              <w:rPr>
                <w:color w:val="6A6A6A"/>
                <w:sz w:val="18"/>
                <w:szCs w:val="18"/>
                <w:lang w:val="en-US"/>
              </w:rPr>
              <w:t>LLM</w:t>
            </w:r>
            <w:r>
              <w:rPr>
                <w:color w:val="6A6A6A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6A6A6A"/>
                <w:sz w:val="18"/>
                <w:szCs w:val="18"/>
              </w:rPr>
              <w:t>деанонимизированы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</w:t>
            </w:r>
          </w:p>
        </w:tc>
      </w:tr>
      <w:tr w:rsidR="00FC6CC7" w14:paraId="4CEC802E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8984A22" w14:textId="7D95C640" w:rsidR="00FC6CC7" w:rsidRDefault="004D2EA8">
            <w:pPr>
              <w:spacing w:line="247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560CD72" w14:textId="3B90AFFB" w:rsidR="00FC6CC7" w:rsidRDefault="004D2EA8">
            <w:pPr>
              <w:spacing w:line="247" w:lineRule="auto"/>
              <w:rPr>
                <w:color w:val="6A6A6A"/>
                <w:sz w:val="18"/>
                <w:szCs w:val="18"/>
              </w:rPr>
            </w:pPr>
            <w:r>
              <w:rPr>
                <w:color w:val="6A6A6A"/>
                <w:sz w:val="18"/>
                <w:szCs w:val="18"/>
              </w:rPr>
              <w:t>На выборке не менее</w:t>
            </w:r>
            <w:r>
              <w:rPr>
                <w:color w:val="6A6A6A"/>
                <w:sz w:val="18"/>
                <w:szCs w:val="18"/>
              </w:rPr>
              <w:t xml:space="preserve"> 10 запросов с участием данных из подключенных источников (RAG, БД, API, </w:t>
            </w:r>
            <w:proofErr w:type="gramStart"/>
            <w:r>
              <w:rPr>
                <w:color w:val="6A6A6A"/>
                <w:sz w:val="18"/>
                <w:szCs w:val="18"/>
              </w:rPr>
              <w:t>MCP)  95</w:t>
            </w:r>
            <w:proofErr w:type="gramEnd"/>
            <w:r>
              <w:rPr>
                <w:color w:val="6A6A6A"/>
                <w:sz w:val="18"/>
                <w:szCs w:val="18"/>
              </w:rPr>
              <w:t xml:space="preserve">% </w:t>
            </w:r>
            <w:proofErr w:type="spellStart"/>
            <w:r>
              <w:rPr>
                <w:color w:val="6A6A6A"/>
                <w:sz w:val="18"/>
                <w:szCs w:val="18"/>
              </w:rPr>
              <w:t>ПДн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и конфиденциальных данных (ФИО, паспортные данные и т. п.) обезличены при выходе во внешнюю LLM и корректно </w:t>
            </w:r>
            <w:proofErr w:type="spellStart"/>
            <w:r>
              <w:rPr>
                <w:color w:val="6A6A6A"/>
                <w:sz w:val="18"/>
                <w:szCs w:val="18"/>
              </w:rPr>
              <w:t>деанонимизированы</w:t>
            </w:r>
            <w:proofErr w:type="spellEnd"/>
            <w:r>
              <w:rPr>
                <w:color w:val="6A6A6A"/>
                <w:sz w:val="18"/>
                <w:szCs w:val="18"/>
              </w:rPr>
              <w:t xml:space="preserve"> в ответе; </w:t>
            </w:r>
            <w:r>
              <w:rPr>
                <w:color w:val="6A6A6A"/>
                <w:sz w:val="18"/>
                <w:szCs w:val="18"/>
              </w:rPr>
              <w:lastRenderedPageBreak/>
              <w:t xml:space="preserve">подтверждено отдельной проверкой </w:t>
            </w:r>
            <w:r>
              <w:rPr>
                <w:color w:val="6A6A6A"/>
                <w:sz w:val="18"/>
                <w:szCs w:val="18"/>
              </w:rPr>
              <w:t>исходящего трафика.</w:t>
            </w:r>
          </w:p>
        </w:tc>
      </w:tr>
      <w:tr w:rsidR="00FC6CC7" w14:paraId="27FE3436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0A9D6A2D" w14:textId="220B4ECC" w:rsidR="00FC6CC7" w:rsidRDefault="004D2EA8">
            <w:pPr>
              <w:rPr>
                <w:color w:val="7030A0"/>
              </w:rPr>
            </w:pPr>
            <w:r>
              <w:rPr>
                <w:b/>
                <w:bCs/>
                <w:color w:val="7030A0"/>
                <w:sz w:val="18"/>
                <w:szCs w:val="18"/>
              </w:rPr>
              <w:lastRenderedPageBreak/>
              <w:t>Сценарий 5 — Проверки комплексной работы с данными из разных подключенных источников</w:t>
            </w:r>
          </w:p>
        </w:tc>
      </w:tr>
      <w:tr w:rsidR="00FC6CC7" w14:paraId="5E25CABD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7835B8D5" w14:textId="2787A39D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 xml:space="preserve">Пользователь обращается с запросом к платформе для ответа, на который требуется получить данные из </w:t>
            </w:r>
            <w:r>
              <w:rPr>
                <w:color w:val="7030A0"/>
                <w:sz w:val="18"/>
                <w:szCs w:val="18"/>
                <w:lang w:val="en-US"/>
              </w:rPr>
              <w:t>CRM</w:t>
            </w:r>
            <w:r>
              <w:rPr>
                <w:color w:val="7030A0"/>
                <w:sz w:val="18"/>
                <w:szCs w:val="18"/>
              </w:rPr>
              <w:t xml:space="preserve"> системы и данные из </w:t>
            </w:r>
            <w:r>
              <w:rPr>
                <w:color w:val="7030A0"/>
                <w:sz w:val="18"/>
                <w:szCs w:val="18"/>
                <w:lang w:val="en-US"/>
              </w:rPr>
              <w:t>DWH</w:t>
            </w:r>
            <w:r>
              <w:rPr>
                <w:color w:val="7030A0"/>
                <w:sz w:val="18"/>
                <w:szCs w:val="18"/>
              </w:rPr>
              <w:t>.</w:t>
            </w:r>
          </w:p>
          <w:p w14:paraId="65F0EED4" w14:textId="06121B75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Например, “Дай информацию о позиции по состоянию на 20.07.2026 по Иванову Ивану Ивановичу”</w:t>
            </w:r>
          </w:p>
          <w:p w14:paraId="08DA6964" w14:textId="77777777" w:rsidR="00FC6CC7" w:rsidRDefault="00FC6CC7">
            <w:pPr>
              <w:spacing w:line="247" w:lineRule="auto"/>
              <w:rPr>
                <w:ins w:id="267" w:author=""/>
                <w:color w:val="7030A0"/>
                <w:sz w:val="18"/>
                <w:szCs w:val="18"/>
              </w:rPr>
            </w:pPr>
          </w:p>
          <w:p w14:paraId="2ACE47C6" w14:textId="5A4F6C15" w:rsidR="00FC6CC7" w:rsidRDefault="00FC6CC7">
            <w:pPr>
              <w:spacing w:line="247" w:lineRule="auto"/>
              <w:rPr>
                <w:ins w:id="268" w:author=""/>
                <w:color w:val="7030A0"/>
                <w:sz w:val="18"/>
                <w:szCs w:val="18"/>
              </w:rPr>
            </w:pP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6A6472CC" w14:textId="6031CE93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проведена проверка прав доступа сотрудника е клиенту. При отсутствии прав буде выведено сообщение об отсутствии прав доступа к данным.</w:t>
            </w:r>
          </w:p>
          <w:p w14:paraId="49D9F741" w14:textId="77777777" w:rsidR="00FC6CC7" w:rsidRDefault="004D2EA8">
            <w:pPr>
              <w:spacing w:line="247" w:lineRule="auto"/>
              <w:rPr>
                <w:del w:id="269" w:author="Andrey" w:date="2026-07-22T07:28:00Z"/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 xml:space="preserve">При наличии прав в </w:t>
            </w:r>
            <w:r>
              <w:rPr>
                <w:color w:val="7030A0"/>
                <w:sz w:val="18"/>
                <w:szCs w:val="18"/>
                <w:lang w:val="en-US"/>
              </w:rPr>
              <w:t>CRM</w:t>
            </w:r>
            <w:r>
              <w:rPr>
                <w:color w:val="7030A0"/>
                <w:sz w:val="18"/>
                <w:szCs w:val="18"/>
              </w:rPr>
              <w:t xml:space="preserve"> будет</w:t>
            </w:r>
            <w:r>
              <w:rPr>
                <w:color w:val="7030A0"/>
                <w:sz w:val="18"/>
                <w:szCs w:val="18"/>
              </w:rPr>
              <w:t xml:space="preserve"> найден клиент, в системе </w:t>
            </w:r>
            <w:r>
              <w:rPr>
                <w:color w:val="7030A0"/>
                <w:sz w:val="18"/>
                <w:szCs w:val="18"/>
                <w:lang w:val="en-US"/>
              </w:rPr>
              <w:t>DWH</w:t>
            </w:r>
            <w:r>
              <w:rPr>
                <w:color w:val="7030A0"/>
                <w:sz w:val="18"/>
                <w:szCs w:val="18"/>
              </w:rPr>
              <w:t xml:space="preserve"> будут получены данные для ответа на заданный сотрудником вопрос.  </w:t>
            </w:r>
          </w:p>
          <w:p w14:paraId="75AA1BE9" w14:textId="7222D9AB" w:rsidR="00FC6CC7" w:rsidRDefault="00FC6CC7">
            <w:pPr>
              <w:spacing w:line="247" w:lineRule="auto"/>
              <w:rPr>
                <w:color w:val="7030A0"/>
                <w:sz w:val="18"/>
                <w:szCs w:val="18"/>
              </w:rPr>
            </w:pPr>
          </w:p>
        </w:tc>
      </w:tr>
      <w:tr w:rsidR="00FC6CC7" w14:paraId="6ADFADAB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7AF1971" w14:textId="51F4ED40" w:rsidR="00FC6CC7" w:rsidRDefault="004D2EA8">
            <w:pPr>
              <w:spacing w:line="247" w:lineRule="auto"/>
              <w:rPr>
                <w:b/>
                <w:bCs/>
                <w:color w:val="7030A0"/>
                <w:sz w:val="18"/>
                <w:szCs w:val="18"/>
              </w:rPr>
            </w:pPr>
            <w:r>
              <w:rPr>
                <w:b/>
                <w:bCs/>
                <w:color w:val="7030A0"/>
                <w:sz w:val="18"/>
                <w:szCs w:val="18"/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36FCEAE" w14:textId="1851AC89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На выборке не менее 8 тестовых случаев, включая: (а) права есть в обоих источниках, (б) прав нет ни в одном, (в) права есть только в одном и</w:t>
            </w:r>
            <w:r>
              <w:rPr>
                <w:color w:val="7030A0"/>
                <w:sz w:val="18"/>
                <w:szCs w:val="18"/>
              </w:rPr>
              <w:t>сточнике — во всех случаях система ведет себя согласно единому заранее закрепленному правилу (полный отказ при неполных правах либо частичный ответ — выбирается и фиксируется Сторонами один вариант до начала тестирования); При наличие прав доступа ответ по</w:t>
            </w:r>
            <w:r>
              <w:rPr>
                <w:color w:val="7030A0"/>
                <w:sz w:val="18"/>
                <w:szCs w:val="18"/>
              </w:rPr>
              <w:t>льзователю от платформы соответствует данным из подключенных источников</w:t>
            </w:r>
          </w:p>
        </w:tc>
      </w:tr>
      <w:tr w:rsidR="00FC6CC7" w14:paraId="22166060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6117FC0B" w14:textId="1FED70B2" w:rsidR="00FC6CC7" w:rsidRDefault="004D2EA8">
            <w:pPr>
              <w:rPr>
                <w:color w:val="7030A0"/>
              </w:rPr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Сценарий 6 — Проверка работы системы </w:t>
            </w:r>
            <w:r>
              <w:rPr>
                <w:b/>
                <w:bCs/>
                <w:color w:val="7030A0"/>
                <w:sz w:val="18"/>
                <w:szCs w:val="18"/>
                <w:lang w:val="en-US"/>
              </w:rPr>
              <w:t>c</w:t>
            </w:r>
            <w:r>
              <w:rPr>
                <w:b/>
                <w:bCs/>
                <w:color w:val="7030A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7030A0"/>
                <w:sz w:val="18"/>
                <w:szCs w:val="18"/>
                <w:lang w:val="en-US"/>
              </w:rPr>
              <w:t>RAG</w:t>
            </w:r>
          </w:p>
        </w:tc>
      </w:tr>
      <w:tr w:rsidR="00FC6CC7" w14:paraId="4F7C020A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09373F87" w14:textId="187B34CB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Проверка возможности анализа приложенного документа по нормативной базе R</w:t>
            </w:r>
            <w:r>
              <w:rPr>
                <w:color w:val="7030A0"/>
                <w:sz w:val="18"/>
                <w:szCs w:val="18"/>
                <w:lang w:val="en-US"/>
              </w:rPr>
              <w:t>AG</w:t>
            </w:r>
            <w:r w:rsidRPr="00BC6D81">
              <w:rPr>
                <w:color w:val="7030A0"/>
                <w:sz w:val="18"/>
                <w:szCs w:val="18"/>
                <w:rPrChange w:id="270" w:author="Владислав Андросов" w:date="2026-07-24T19:14:00Z">
                  <w:rPr>
                    <w:color w:val="7030A0"/>
                    <w:sz w:val="18"/>
                    <w:szCs w:val="18"/>
                    <w:lang w:val="en-US"/>
                  </w:rPr>
                </w:rPrChange>
              </w:rPr>
              <w:t>-ко</w:t>
            </w:r>
            <w:r>
              <w:rPr>
                <w:color w:val="7030A0"/>
                <w:sz w:val="18"/>
                <w:szCs w:val="18"/>
              </w:rPr>
              <w:t xml:space="preserve">ллекции. Сотрудник </w:t>
            </w:r>
            <w:proofErr w:type="spellStart"/>
            <w:r>
              <w:rPr>
                <w:color w:val="7030A0"/>
                <w:sz w:val="18"/>
                <w:szCs w:val="18"/>
              </w:rPr>
              <w:t>прикладывае</w:t>
            </w:r>
            <w:proofErr w:type="spellEnd"/>
            <w:r>
              <w:rPr>
                <w:color w:val="7030A0"/>
                <w:sz w:val="18"/>
                <w:szCs w:val="18"/>
              </w:rPr>
              <w:t xml:space="preserve"> в чат файл для проверки и задает вопрос «проверь соответствие положений нормативным документам ЦБ РФ»</w:t>
            </w:r>
            <w:r>
              <w:rPr>
                <w:color w:val="7030A0"/>
                <w:sz w:val="18"/>
                <w:szCs w:val="18"/>
              </w:rPr>
              <w:t>.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5E9CA084" w14:textId="1A641663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Будет проведен анализ документа. Для всех несоответствий документа, переданного сотрудником, будет выведена информация в ч</w:t>
            </w:r>
            <w:r>
              <w:rPr>
                <w:color w:val="7030A0"/>
                <w:sz w:val="18"/>
                <w:szCs w:val="18"/>
              </w:rPr>
              <w:t>ат.</w:t>
            </w:r>
          </w:p>
        </w:tc>
      </w:tr>
      <w:tr w:rsidR="00FC6CC7" w14:paraId="63671831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4D14D3F1" w14:textId="40CFC2AA" w:rsidR="00FC6CC7" w:rsidRPr="00FC6CC7" w:rsidRDefault="004D2EA8">
            <w:pPr>
              <w:spacing w:line="247" w:lineRule="auto"/>
              <w:rPr>
                <w:b/>
                <w:bCs/>
                <w:color w:val="7030A0"/>
                <w:sz w:val="18"/>
                <w:szCs w:val="18"/>
                <w:rPrChange w:id="271" w:author="Andrey" w:date="2026-07-23T11:17:00Z">
                  <w:rPr>
                    <w:b/>
                    <w:bCs/>
                    <w:strike/>
                    <w:color w:val="7030A0"/>
                    <w:sz w:val="18"/>
                    <w:szCs w:val="18"/>
                  </w:rPr>
                </w:rPrChange>
              </w:rPr>
            </w:pPr>
            <w:r>
              <w:rPr>
                <w:b/>
                <w:bCs/>
                <w:color w:val="7030A0"/>
                <w:sz w:val="18"/>
                <w:szCs w:val="18"/>
                <w:rPrChange w:id="272" w:author="Andrey" w:date="2026-07-23T11:17:00Z">
                  <w:rPr>
                    <w:b/>
                    <w:bCs/>
                    <w:strike/>
                    <w:color w:val="7030A0"/>
                    <w:sz w:val="18"/>
                    <w:szCs w:val="18"/>
                  </w:rPr>
                </w:rPrChange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313AA88" w14:textId="5772D2C1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9"/>
                <w:szCs w:val="19"/>
              </w:rPr>
              <w:t xml:space="preserve">На выборке не менее 10 документов (включая заведомо содержащие </w:t>
            </w:r>
            <w:proofErr w:type="gramStart"/>
            <w:r>
              <w:rPr>
                <w:color w:val="7030A0"/>
                <w:sz w:val="19"/>
                <w:szCs w:val="19"/>
              </w:rPr>
              <w:t>несоответствия )</w:t>
            </w:r>
            <w:proofErr w:type="gramEnd"/>
            <w:r>
              <w:rPr>
                <w:color w:val="7030A0"/>
                <w:sz w:val="19"/>
                <w:szCs w:val="19"/>
              </w:rPr>
              <w:t xml:space="preserve"> несоответствия выявлены.</w:t>
            </w:r>
          </w:p>
        </w:tc>
      </w:tr>
      <w:tr w:rsidR="00FC6CC7" w14:paraId="0517F27C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5753128A" w14:textId="29B9E1B5" w:rsidR="00FC6CC7" w:rsidRDefault="004D2EA8">
            <w:pPr>
              <w:rPr>
                <w:color w:val="7030A0"/>
              </w:rPr>
            </w:pPr>
            <w:r>
              <w:rPr>
                <w:b/>
                <w:bCs/>
                <w:color w:val="7030A0"/>
                <w:sz w:val="18"/>
                <w:szCs w:val="18"/>
              </w:rPr>
              <w:t>Сценарий 7 — Настройка работы системы с электронной почтой сотрудника</w:t>
            </w:r>
          </w:p>
        </w:tc>
      </w:tr>
      <w:tr w:rsidR="00FC6CC7" w14:paraId="02BE3AFE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2106AB30" w14:textId="77777777" w:rsidR="00FC6CC7" w:rsidRDefault="004D2EA8">
            <w:pPr>
              <w:spacing w:line="247" w:lineRule="auto"/>
              <w:rPr>
                <w:ins w:id="273" w:author="Andrey" w:date="2026-07-23T11:24:00Z"/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 xml:space="preserve">Настраивается доступ к почтовому ящику по протоколу </w:t>
            </w:r>
            <w:r>
              <w:rPr>
                <w:color w:val="7030A0"/>
                <w:sz w:val="18"/>
                <w:szCs w:val="18"/>
                <w:lang w:val="en-US"/>
              </w:rPr>
              <w:t>IMAP</w:t>
            </w:r>
            <w:r w:rsidRPr="00BC6D81">
              <w:rPr>
                <w:color w:val="7030A0"/>
                <w:sz w:val="18"/>
                <w:szCs w:val="18"/>
                <w:rPrChange w:id="274" w:author="Владислав Андросов" w:date="2026-07-24T19:14:00Z">
                  <w:rPr>
                    <w:color w:val="7030A0"/>
                    <w:sz w:val="18"/>
                    <w:szCs w:val="18"/>
                    <w:lang w:val="en-US"/>
                  </w:rPr>
                </w:rPrChange>
              </w:rPr>
              <w:t>.</w:t>
            </w:r>
          </w:p>
          <w:p w14:paraId="1904EF94" w14:textId="77777777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Сотрудник имеет возможность в режиме чата делать запросы по его почтовым перепискам</w:t>
            </w:r>
          </w:p>
          <w:p w14:paraId="4645E897" w14:textId="18E92461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 xml:space="preserve">Например “Сделай </w:t>
            </w:r>
            <w:proofErr w:type="spellStart"/>
            <w:r>
              <w:rPr>
                <w:color w:val="7030A0"/>
                <w:sz w:val="18"/>
                <w:szCs w:val="18"/>
              </w:rPr>
              <w:t>саммари</w:t>
            </w:r>
            <w:proofErr w:type="spellEnd"/>
            <w:r>
              <w:rPr>
                <w:color w:val="7030A0"/>
                <w:sz w:val="18"/>
                <w:szCs w:val="18"/>
              </w:rPr>
              <w:t xml:space="preserve"> по всем письмам с адресом … за прошедшую неделю”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6EB88786" w14:textId="698ED5F7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Сотрудник в ответе получит краткое изложение почтовой переписки с указным адресом электронной почты за запрашиваемый период.</w:t>
            </w:r>
          </w:p>
          <w:p w14:paraId="02F8C1CD" w14:textId="4CED4FDC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Пользователю будет доступен только почтовый ящик сотрудника, с которого он прошел авторизацию, и недоступны прочие подключенные к с</w:t>
            </w:r>
            <w:r>
              <w:rPr>
                <w:color w:val="7030A0"/>
                <w:sz w:val="18"/>
                <w:szCs w:val="18"/>
              </w:rPr>
              <w:t>истеме почтовые ящики</w:t>
            </w:r>
          </w:p>
        </w:tc>
      </w:tr>
      <w:tr w:rsidR="00FC6CC7" w14:paraId="56E9E1BD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3A121418" w14:textId="73CBC020" w:rsidR="00FC6CC7" w:rsidRPr="00FC6CC7" w:rsidRDefault="004D2EA8">
            <w:pPr>
              <w:spacing w:line="247" w:lineRule="auto"/>
              <w:rPr>
                <w:b/>
                <w:bCs/>
                <w:color w:val="7030A0"/>
                <w:sz w:val="18"/>
                <w:szCs w:val="18"/>
                <w:rPrChange w:id="275" w:author="Andrey" w:date="2026-07-23T11:25:00Z">
                  <w:rPr>
                    <w:b/>
                    <w:bCs/>
                    <w:strike/>
                    <w:color w:val="7030A0"/>
                    <w:sz w:val="18"/>
                    <w:szCs w:val="18"/>
                  </w:rPr>
                </w:rPrChange>
              </w:rPr>
            </w:pPr>
            <w:r>
              <w:rPr>
                <w:b/>
                <w:bCs/>
                <w:color w:val="7030A0"/>
                <w:sz w:val="18"/>
                <w:szCs w:val="18"/>
                <w:rPrChange w:id="276" w:author="Andrey" w:date="2026-07-23T11:25:00Z">
                  <w:rPr>
                    <w:b/>
                    <w:bCs/>
                    <w:strike/>
                    <w:color w:val="7030A0"/>
                    <w:sz w:val="18"/>
                    <w:szCs w:val="18"/>
                  </w:rPr>
                </w:rPrChange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6299C1A5" w14:textId="0486E037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 xml:space="preserve">На выборке не менее 5 тестовых запросов сотрудник получает корректное </w:t>
            </w:r>
            <w:proofErr w:type="spellStart"/>
            <w:r>
              <w:rPr>
                <w:color w:val="7030A0"/>
                <w:sz w:val="18"/>
                <w:szCs w:val="18"/>
              </w:rPr>
              <w:t>саммари</w:t>
            </w:r>
            <w:proofErr w:type="spellEnd"/>
            <w:r>
              <w:rPr>
                <w:color w:val="7030A0"/>
                <w:sz w:val="18"/>
                <w:szCs w:val="18"/>
              </w:rPr>
              <w:t xml:space="preserve"> по собственному почтовому ящику в 100% случаев; подтверждено отсутствие доступа к данным иных подключенных к системе почтовых ящиков (0 сл</w:t>
            </w:r>
            <w:r>
              <w:rPr>
                <w:color w:val="7030A0"/>
                <w:sz w:val="18"/>
                <w:szCs w:val="18"/>
              </w:rPr>
              <w:t>учаев кросс-доступа при не менее 5 попытках обращения к чужому ящику).</w:t>
            </w:r>
          </w:p>
        </w:tc>
      </w:tr>
      <w:tr w:rsidR="00FC6CC7" w14:paraId="6585E3BB" w14:textId="77777777">
        <w:tc>
          <w:tcPr>
            <w:tcW w:w="9360" w:type="dxa"/>
            <w:gridSpan w:val="2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AF0F6"/>
          </w:tcPr>
          <w:p w14:paraId="47F041BA" w14:textId="26B5ACB1" w:rsidR="00FC6CC7" w:rsidRDefault="004D2EA8">
            <w:pPr>
              <w:rPr>
                <w:color w:val="7030A0"/>
              </w:rPr>
            </w:pPr>
            <w:r>
              <w:rPr>
                <w:b/>
                <w:bCs/>
                <w:color w:val="7030A0"/>
                <w:sz w:val="18"/>
                <w:szCs w:val="18"/>
              </w:rPr>
              <w:t>Сценарий 8 — Проведение сверок</w:t>
            </w:r>
          </w:p>
        </w:tc>
      </w:tr>
      <w:tr w:rsidR="00FC6CC7" w14:paraId="5C7E6622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7C498CC" w14:textId="1B59B0F2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 xml:space="preserve">Настраивается проверка корректности заполнения данных в двух колонках выбранной витрины </w:t>
            </w:r>
            <w:r>
              <w:rPr>
                <w:color w:val="7030A0"/>
                <w:sz w:val="18"/>
                <w:szCs w:val="18"/>
                <w:lang w:val="en-US"/>
              </w:rPr>
              <w:t>DWH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D983F0D" w14:textId="5057DFEB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 xml:space="preserve">Провести анализ данных, выявить несоответствия, </w:t>
            </w:r>
            <w:r>
              <w:rPr>
                <w:color w:val="7030A0"/>
                <w:sz w:val="18"/>
                <w:szCs w:val="18"/>
              </w:rPr>
              <w:t>вывести инфо</w:t>
            </w:r>
            <w:r>
              <w:rPr>
                <w:color w:val="7030A0"/>
                <w:sz w:val="18"/>
                <w:szCs w:val="18"/>
              </w:rPr>
              <w:t>рмацию в панель рабочего места дата-</w:t>
            </w:r>
            <w:proofErr w:type="spellStart"/>
            <w:r>
              <w:rPr>
                <w:color w:val="7030A0"/>
                <w:sz w:val="18"/>
                <w:szCs w:val="18"/>
              </w:rPr>
              <w:t>стюарта</w:t>
            </w:r>
            <w:proofErr w:type="spellEnd"/>
            <w:r>
              <w:rPr>
                <w:color w:val="7030A0"/>
                <w:sz w:val="18"/>
                <w:szCs w:val="18"/>
              </w:rPr>
              <w:t xml:space="preserve"> по </w:t>
            </w:r>
            <w:proofErr w:type="spellStart"/>
            <w:r>
              <w:rPr>
                <w:color w:val="7030A0"/>
                <w:sz w:val="18"/>
                <w:szCs w:val="18"/>
              </w:rPr>
              <w:t>найденым</w:t>
            </w:r>
            <w:proofErr w:type="spellEnd"/>
            <w:r>
              <w:rPr>
                <w:color w:val="7030A0"/>
                <w:sz w:val="18"/>
                <w:szCs w:val="18"/>
              </w:rPr>
              <w:t xml:space="preserve"> несоответствиям или их отсутствии</w:t>
            </w:r>
            <w:r>
              <w:rPr>
                <w:color w:val="7030A0"/>
                <w:sz w:val="18"/>
                <w:szCs w:val="18"/>
              </w:rPr>
              <w:t xml:space="preserve">. </w:t>
            </w:r>
          </w:p>
        </w:tc>
      </w:tr>
      <w:tr w:rsidR="00FC6CC7" w14:paraId="78210116" w14:textId="77777777">
        <w:tc>
          <w:tcPr>
            <w:tcW w:w="525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4D3AFF7" w14:textId="77777777" w:rsidR="00FC6CC7" w:rsidRPr="00FC6CC7" w:rsidRDefault="004D2EA8">
            <w:pPr>
              <w:spacing w:line="247" w:lineRule="auto"/>
              <w:rPr>
                <w:b/>
                <w:bCs/>
                <w:color w:val="7030A0"/>
                <w:sz w:val="18"/>
                <w:szCs w:val="18"/>
                <w:rPrChange w:id="277" w:author="Andrey" w:date="2026-07-23T11:25:00Z">
                  <w:rPr>
                    <w:b/>
                    <w:bCs/>
                    <w:strike/>
                    <w:color w:val="7030A0"/>
                    <w:sz w:val="18"/>
                    <w:szCs w:val="18"/>
                  </w:rPr>
                </w:rPrChange>
              </w:rPr>
            </w:pPr>
            <w:r>
              <w:rPr>
                <w:b/>
                <w:bCs/>
                <w:color w:val="7030A0"/>
                <w:sz w:val="18"/>
                <w:szCs w:val="18"/>
                <w:rPrChange w:id="278" w:author="Andrey" w:date="2026-07-23T11:25:00Z">
                  <w:rPr>
                    <w:b/>
                    <w:bCs/>
                    <w:strike/>
                    <w:color w:val="7030A0"/>
                    <w:sz w:val="18"/>
                    <w:szCs w:val="18"/>
                  </w:rPr>
                </w:rPrChange>
              </w:rPr>
              <w:t>Критерии приемки</w:t>
            </w:r>
          </w:p>
        </w:tc>
        <w:tc>
          <w:tcPr>
            <w:tcW w:w="411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FFFFFF"/>
          </w:tcPr>
          <w:p w14:paraId="18125692" w14:textId="6CB59947" w:rsidR="00FC6CC7" w:rsidRDefault="004D2EA8">
            <w:pPr>
              <w:spacing w:line="247" w:lineRule="auto"/>
              <w:rPr>
                <w:color w:val="7030A0"/>
                <w:sz w:val="18"/>
                <w:szCs w:val="18"/>
              </w:rPr>
            </w:pPr>
            <w:r>
              <w:rPr>
                <w:color w:val="7030A0"/>
                <w:sz w:val="18"/>
                <w:szCs w:val="18"/>
              </w:rPr>
              <w:t>На тестовом наборе не менее 10 заранее внесенных контрольных расхождений система выявляет 100% из них; не более 1 ложного срабатывания на 20 заведомо согласованных записей.</w:t>
            </w:r>
          </w:p>
        </w:tc>
      </w:tr>
    </w:tbl>
    <w:p w14:paraId="69EB5573" w14:textId="77777777" w:rsidR="00FC6CC7" w:rsidRDefault="00FC6CC7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center"/>
        <w:rPr>
          <w:rFonts w:ascii="Arial" w:hAnsi="Arial" w:cs="Arial"/>
          <w:b/>
          <w:bCs/>
          <w:color w:val="7030A0"/>
          <w:sz w:val="22"/>
          <w:szCs w:val="22"/>
        </w:rPr>
      </w:pPr>
    </w:p>
    <w:p w14:paraId="0193F05E" w14:textId="2378E4DF" w:rsidR="00FC6CC7" w:rsidRDefault="00FC6CC7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center"/>
        <w:rPr>
          <w:rFonts w:ascii="Arial" w:hAnsi="Arial" w:cs="Arial"/>
          <w:b/>
          <w:bCs/>
          <w:sz w:val="22"/>
          <w:szCs w:val="22"/>
        </w:rPr>
      </w:pPr>
    </w:p>
    <w:p w14:paraId="6FF1049E" w14:textId="0C4B234A" w:rsidR="00FC6CC7" w:rsidRDefault="00FC6CC7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ABE4CB" w14:textId="77777777" w:rsidR="00FC6CC7" w:rsidRDefault="00FC6CC7">
      <w:pPr>
        <w:keepNext/>
        <w:keepLines/>
        <w:suppressLineNumbers/>
        <w:tabs>
          <w:tab w:val="left" w:pos="0"/>
          <w:tab w:val="left" w:pos="567"/>
        </w:tabs>
        <w:ind w:left="426" w:right="-142"/>
        <w:jc w:val="right"/>
        <w:rPr>
          <w:rFonts w:ascii="Arial" w:hAnsi="Arial" w:cs="Arial"/>
          <w:b/>
          <w:sz w:val="22"/>
          <w:szCs w:val="22"/>
        </w:rPr>
      </w:pPr>
    </w:p>
    <w:tbl>
      <w:tblPr>
        <w:tblW w:w="10458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191"/>
        <w:gridCol w:w="5267"/>
      </w:tblGrid>
      <w:tr w:rsidR="00FC6CC7" w14:paraId="2533A7EC" w14:textId="77777777">
        <w:trPr>
          <w:trHeight w:val="783"/>
        </w:trPr>
        <w:tc>
          <w:tcPr>
            <w:tcW w:w="5191" w:type="dxa"/>
          </w:tcPr>
          <w:p w14:paraId="2C751192" w14:textId="045024D1" w:rsidR="00FC6CC7" w:rsidRDefault="004D2EA8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От Подрядчика:</w:t>
            </w:r>
          </w:p>
          <w:p w14:paraId="222FCF01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Генеральный директор  </w:t>
            </w:r>
          </w:p>
          <w:p w14:paraId="1F251F59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</w:p>
          <w:p w14:paraId="6E3065D5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</w:p>
          <w:p w14:paraId="51BF87AD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</w:p>
          <w:p w14:paraId="443B6E25" w14:textId="52887F05" w:rsidR="00FC6CC7" w:rsidRDefault="004D2EA8">
            <w:pPr>
              <w:ind w:left="426" w:right="-14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 / А.Б. Шаронин</w:t>
            </w:r>
          </w:p>
          <w:p w14:paraId="094E175F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5267" w:type="dxa"/>
          </w:tcPr>
          <w:p w14:paraId="13E349F1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От Заказчика:</w:t>
            </w:r>
          </w:p>
          <w:p w14:paraId="1D906C0D" w14:textId="118A66FF" w:rsidR="00FC6CC7" w:rsidRDefault="004D2EA8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Генеральный директор</w:t>
            </w:r>
          </w:p>
          <w:p w14:paraId="488DF7B4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09648B16" w14:textId="5C9C3C26" w:rsidR="00FC6CC7" w:rsidRDefault="00FC6CC7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</w:p>
          <w:p w14:paraId="70BC553E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</w:p>
          <w:p w14:paraId="71388489" w14:textId="0F793D37" w:rsidR="00FC6CC7" w:rsidRDefault="004D2EA8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______________________ / В.В.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Грицук</w:t>
            </w:r>
            <w:proofErr w:type="spellEnd"/>
          </w:p>
          <w:p w14:paraId="204168CB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  <w:tr w:rsidR="00FC6CC7" w14:paraId="49BDD72F" w14:textId="77777777">
        <w:trPr>
          <w:trHeight w:val="490"/>
        </w:trPr>
        <w:tc>
          <w:tcPr>
            <w:tcW w:w="5191" w:type="dxa"/>
          </w:tcPr>
          <w:p w14:paraId="1725B43E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67" w:type="dxa"/>
          </w:tcPr>
          <w:p w14:paraId="1C806573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DA285D8" w14:textId="77777777" w:rsidR="00FC6CC7" w:rsidRDefault="004D2EA8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righ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22"/>
          <w:szCs w:val="22"/>
        </w:rPr>
        <w:br w:type="page" w:clear="all"/>
      </w:r>
      <w:r>
        <w:rPr>
          <w:rFonts w:ascii="Arial" w:hAnsi="Arial" w:cs="Arial"/>
          <w:b/>
          <w:sz w:val="18"/>
          <w:szCs w:val="18"/>
        </w:rPr>
        <w:lastRenderedPageBreak/>
        <w:t xml:space="preserve">Приложение №2 </w:t>
      </w:r>
    </w:p>
    <w:p w14:paraId="0EF58EEE" w14:textId="6EA59B93" w:rsidR="00FC6CC7" w:rsidRDefault="004D2EA8">
      <w:pPr>
        <w:ind w:left="426" w:right="-142" w:firstLine="567"/>
        <w:jc w:val="righ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  <w:lang w:eastAsia="en-US"/>
        </w:rPr>
        <w:t>к Договору №</w:t>
      </w:r>
      <w:r>
        <w:rPr>
          <w:rFonts w:ascii="Arial" w:hAnsi="Arial" w:cs="Arial"/>
          <w:b/>
          <w:sz w:val="18"/>
          <w:szCs w:val="18"/>
        </w:rPr>
        <w:t xml:space="preserve"> ИКД-1-PRO от «15» июля 2026 г.</w:t>
      </w:r>
    </w:p>
    <w:p w14:paraId="2843F549" w14:textId="79183CB8" w:rsidR="00FC6CC7" w:rsidRDefault="00FC6CC7">
      <w:pPr>
        <w:keepNext/>
        <w:keepLines/>
        <w:suppressLineNumbers/>
        <w:tabs>
          <w:tab w:val="left" w:pos="0"/>
          <w:tab w:val="left" w:pos="567"/>
        </w:tabs>
        <w:ind w:left="426" w:right="-142" w:firstLine="567"/>
        <w:jc w:val="both"/>
        <w:rPr>
          <w:rFonts w:ascii="Arial" w:hAnsi="Arial" w:cs="Arial"/>
          <w:i/>
          <w:iCs/>
          <w:sz w:val="22"/>
          <w:szCs w:val="22"/>
        </w:rPr>
      </w:pPr>
    </w:p>
    <w:p w14:paraId="5225AA04" w14:textId="624E5554" w:rsidR="00FC6CC7" w:rsidRDefault="004D2EA8">
      <w:pPr>
        <w:keepNext/>
        <w:keepLines/>
        <w:suppressLineNumbers/>
        <w:tabs>
          <w:tab w:val="left" w:pos="0"/>
          <w:tab w:val="left" w:pos="317"/>
          <w:tab w:val="left" w:pos="567"/>
        </w:tabs>
        <w:ind w:left="426" w:right="-142" w:firstLine="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ФОРМА АКТА СДАЧИ-ПРИЕМКИ ВЫПОЛНЕННЫХ РАБОТ</w:t>
      </w:r>
    </w:p>
    <w:p w14:paraId="43485CAB" w14:textId="7BFFAD77" w:rsidR="00FC6CC7" w:rsidRDefault="00FC6CC7">
      <w:pPr>
        <w:keepNext/>
        <w:keepLines/>
        <w:suppressLineNumbers/>
        <w:tabs>
          <w:tab w:val="left" w:pos="0"/>
          <w:tab w:val="left" w:pos="317"/>
          <w:tab w:val="left" w:pos="567"/>
        </w:tabs>
        <w:ind w:left="426" w:right="-142" w:firstLine="567"/>
        <w:rPr>
          <w:rFonts w:ascii="Arial" w:hAnsi="Arial" w:cs="Arial"/>
          <w:b/>
          <w:sz w:val="22"/>
          <w:szCs w:val="22"/>
        </w:rPr>
      </w:pPr>
    </w:p>
    <w:p w14:paraId="1AAEB614" w14:textId="43834864" w:rsidR="00FC6CC7" w:rsidRDefault="004D2EA8">
      <w:pPr>
        <w:keepNext/>
        <w:keepLines/>
        <w:suppressLineNumbers/>
        <w:tabs>
          <w:tab w:val="left" w:pos="0"/>
          <w:tab w:val="left" w:pos="317"/>
          <w:tab w:val="left" w:pos="567"/>
        </w:tabs>
        <w:ind w:left="426" w:right="-142" w:firstLine="567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----------------------------------------------------------НАЧАЛО ФОРМЫ-----------------------------------------------</w:t>
      </w:r>
    </w:p>
    <w:p w14:paraId="3E884E44" w14:textId="77777777" w:rsidR="00FC6CC7" w:rsidRDefault="00FC6CC7">
      <w:pPr>
        <w:keepNext/>
        <w:keepLines/>
        <w:suppressLineNumbers/>
        <w:tabs>
          <w:tab w:val="left" w:pos="0"/>
          <w:tab w:val="left" w:pos="317"/>
          <w:tab w:val="left" w:pos="567"/>
        </w:tabs>
        <w:ind w:left="426" w:right="-142" w:firstLine="567"/>
        <w:rPr>
          <w:rFonts w:ascii="Arial" w:hAnsi="Arial" w:cs="Arial"/>
          <w:b/>
          <w:sz w:val="22"/>
          <w:szCs w:val="22"/>
        </w:rPr>
      </w:pPr>
    </w:p>
    <w:p w14:paraId="09F833A6" w14:textId="722C6C53" w:rsidR="00FC6CC7" w:rsidRDefault="004D2EA8">
      <w:pPr>
        <w:keepNext/>
        <w:keepLines/>
        <w:suppressLineNumbers/>
        <w:tabs>
          <w:tab w:val="left" w:pos="0"/>
          <w:tab w:val="left" w:pos="317"/>
          <w:tab w:val="left" w:pos="567"/>
        </w:tabs>
        <w:ind w:left="426" w:right="-142" w:firstLine="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АКТ сдачи-приемки выполненных работ №_ </w:t>
      </w:r>
    </w:p>
    <w:p w14:paraId="11E212C4" w14:textId="5ABD8220" w:rsidR="00FC6CC7" w:rsidRDefault="004D2EA8">
      <w:pPr>
        <w:pStyle w:val="aff"/>
        <w:keepNext/>
        <w:keepLines/>
        <w:suppressLineNumbers/>
        <w:tabs>
          <w:tab w:val="left" w:pos="567"/>
          <w:tab w:val="right" w:pos="10348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г. Москва</w:t>
      </w:r>
      <w:r>
        <w:rPr>
          <w:rFonts w:ascii="Arial" w:hAnsi="Arial" w:cs="Arial"/>
          <w:color w:val="auto"/>
          <w:sz w:val="22"/>
          <w:szCs w:val="22"/>
        </w:rPr>
        <w:tab/>
        <w:t xml:space="preserve">                          </w:t>
      </w:r>
      <w:proofErr w:type="gramStart"/>
      <w:r>
        <w:rPr>
          <w:rFonts w:ascii="Arial" w:hAnsi="Arial" w:cs="Arial"/>
          <w:color w:val="auto"/>
          <w:sz w:val="22"/>
          <w:szCs w:val="22"/>
        </w:rPr>
        <w:t xml:space="preserve">   «</w:t>
      </w:r>
      <w:proofErr w:type="gramEnd"/>
      <w:r>
        <w:rPr>
          <w:rFonts w:ascii="Arial" w:hAnsi="Arial" w:cs="Arial"/>
          <w:color w:val="auto"/>
          <w:sz w:val="22"/>
          <w:szCs w:val="22"/>
        </w:rPr>
        <w:t>___» ___________ 20_ г.</w:t>
      </w:r>
    </w:p>
    <w:p w14:paraId="28F6AA2B" w14:textId="77777777" w:rsidR="00FC6CC7" w:rsidRDefault="00FC6CC7">
      <w:pPr>
        <w:pStyle w:val="aff"/>
        <w:keepNext/>
        <w:keepLines/>
        <w:suppressLineNumbers/>
        <w:tabs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</w:p>
    <w:p w14:paraId="237600C3" w14:textId="2D44B32D" w:rsidR="00FC6CC7" w:rsidRDefault="004D2EA8">
      <w:pPr>
        <w:pStyle w:val="aff"/>
        <w:keepNext/>
        <w:keepLines/>
        <w:suppressLineNumbers/>
        <w:tabs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ООО «АЙТИКЬЮ ПРО</w:t>
      </w:r>
      <w:r>
        <w:rPr>
          <w:rFonts w:ascii="Arial" w:hAnsi="Arial" w:cs="Arial"/>
          <w:color w:val="auto"/>
          <w:sz w:val="22"/>
          <w:szCs w:val="22"/>
        </w:rPr>
        <w:t xml:space="preserve">», именуемое в дальнейшем «Подрядчик», в лице генерального директора Шаронина Алексея Борисовича, действующего на основании устава, с одной стороны, и          </w:t>
      </w:r>
    </w:p>
    <w:p w14:paraId="19EAF99B" w14:textId="3F9A851D" w:rsidR="00FC6CC7" w:rsidRDefault="004D2EA8">
      <w:pPr>
        <w:pStyle w:val="aff"/>
        <w:keepNext/>
        <w:keepLines/>
        <w:suppressLineNumbers/>
        <w:tabs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АО «Инвестиционная компания Д8», именуемое в дальнейшем «Заказчик», в лице ____________________</w:t>
      </w:r>
      <w:r>
        <w:rPr>
          <w:rFonts w:ascii="Arial" w:hAnsi="Arial" w:cs="Arial"/>
          <w:color w:val="auto"/>
          <w:sz w:val="22"/>
          <w:szCs w:val="22"/>
        </w:rPr>
        <w:t>___________, действующего на основании _______________, с другой стороны, вместе и по отдельности именуемые «Стороны(а)», составили настоящий Акт сдачи-приемки выполненных работ  (далее – «Акт») к Договору от _______________ № _____ (далее – «Договор») о н</w:t>
      </w:r>
      <w:r>
        <w:rPr>
          <w:rFonts w:ascii="Arial" w:hAnsi="Arial" w:cs="Arial"/>
          <w:color w:val="auto"/>
          <w:sz w:val="22"/>
          <w:szCs w:val="22"/>
        </w:rPr>
        <w:t>ижеследующем:</w:t>
      </w:r>
    </w:p>
    <w:p w14:paraId="66767BCF" w14:textId="77777777" w:rsidR="00FC6CC7" w:rsidRDefault="00FC6CC7">
      <w:pPr>
        <w:pStyle w:val="aff"/>
        <w:keepNext/>
        <w:keepLines/>
        <w:suppressLineNumbers/>
        <w:tabs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</w:p>
    <w:p w14:paraId="6A789F7F" w14:textId="5962D0F9" w:rsidR="00FC6CC7" w:rsidRDefault="004D2EA8">
      <w:pPr>
        <w:pStyle w:val="aff"/>
        <w:keepNext/>
        <w:keepLines/>
        <w:numPr>
          <w:ilvl w:val="0"/>
          <w:numId w:val="2"/>
        </w:numPr>
        <w:suppressLineNumbers/>
        <w:tabs>
          <w:tab w:val="clear" w:pos="360"/>
          <w:tab w:val="num" w:pos="-360"/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Подрядчик выполнил работы в соответствии с п. 1 Договора.</w:t>
      </w:r>
    </w:p>
    <w:p w14:paraId="308BA92C" w14:textId="3EF7D07A" w:rsidR="00FC6CC7" w:rsidRDefault="004D2EA8">
      <w:pPr>
        <w:pStyle w:val="aff"/>
        <w:keepNext/>
        <w:keepLines/>
        <w:numPr>
          <w:ilvl w:val="0"/>
          <w:numId w:val="2"/>
        </w:numPr>
        <w:suppressLineNumbers/>
        <w:tabs>
          <w:tab w:val="clear" w:pos="360"/>
          <w:tab w:val="num" w:pos="-360"/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Стоимость выполненных работ составляет </w:t>
      </w:r>
      <w:r>
        <w:rPr>
          <w:rFonts w:ascii="Arial" w:hAnsi="Arial" w:cs="Arial"/>
          <w:i/>
          <w:color w:val="auto"/>
          <w:sz w:val="22"/>
          <w:szCs w:val="22"/>
        </w:rPr>
        <w:t>(указывается общая стоимость в рублях, цифрами и прописью)</w:t>
      </w:r>
      <w:r>
        <w:rPr>
          <w:rFonts w:ascii="Arial" w:hAnsi="Arial" w:cs="Arial"/>
          <w:color w:val="auto"/>
          <w:sz w:val="22"/>
          <w:szCs w:val="22"/>
        </w:rPr>
        <w:t xml:space="preserve"> рублей </w:t>
      </w:r>
      <w:proofErr w:type="spellStart"/>
      <w:r>
        <w:rPr>
          <w:rFonts w:ascii="Arial" w:hAnsi="Arial" w:cs="Arial"/>
          <w:color w:val="auto"/>
          <w:sz w:val="22"/>
          <w:szCs w:val="22"/>
        </w:rPr>
        <w:t>и______коп</w:t>
      </w:r>
      <w:proofErr w:type="spellEnd"/>
      <w:r>
        <w:rPr>
          <w:rFonts w:ascii="Arial" w:hAnsi="Arial" w:cs="Arial"/>
          <w:color w:val="auto"/>
          <w:sz w:val="22"/>
          <w:szCs w:val="22"/>
        </w:rPr>
        <w:t>.,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color w:val="auto"/>
          <w:sz w:val="22"/>
          <w:szCs w:val="22"/>
        </w:rPr>
        <w:t xml:space="preserve">НДС не облагается на основании п. 1 ст. 145.1 Налогового кодекса </w:t>
      </w:r>
      <w:r>
        <w:rPr>
          <w:rFonts w:ascii="Arial" w:hAnsi="Arial" w:cs="Arial"/>
          <w:color w:val="auto"/>
          <w:sz w:val="22"/>
          <w:szCs w:val="22"/>
        </w:rPr>
        <w:t>Российской Федерации.</w:t>
      </w:r>
    </w:p>
    <w:p w14:paraId="2432D10B" w14:textId="076FFB1B" w:rsidR="00FC6CC7" w:rsidRDefault="004D2EA8">
      <w:pPr>
        <w:pStyle w:val="aff"/>
        <w:keepNext/>
        <w:keepLines/>
        <w:numPr>
          <w:ilvl w:val="0"/>
          <w:numId w:val="2"/>
        </w:numPr>
        <w:suppressLineNumbers/>
        <w:tabs>
          <w:tab w:val="clear" w:pos="360"/>
          <w:tab w:val="num" w:pos="-360"/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Подрядчик выполнил, а Заказчик принял следующий результат работ: _______________________.</w:t>
      </w:r>
    </w:p>
    <w:p w14:paraId="3C5C551A" w14:textId="42DC2789" w:rsidR="00FC6CC7" w:rsidRDefault="004D2EA8">
      <w:pPr>
        <w:pStyle w:val="aff"/>
        <w:keepNext/>
        <w:keepLines/>
        <w:suppressLineNumbers/>
        <w:tabs>
          <w:tab w:val="left" w:pos="567"/>
          <w:tab w:val="left" w:pos="1185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ab/>
        <w:t>Работы выполнены Подрядчиком в полном объёме, с надлежащим качеством, в срок.</w:t>
      </w:r>
    </w:p>
    <w:p w14:paraId="3D399D96" w14:textId="333F09E0" w:rsidR="00FC6CC7" w:rsidRDefault="004D2EA8">
      <w:pPr>
        <w:pStyle w:val="aff"/>
        <w:keepNext/>
        <w:keepLines/>
        <w:numPr>
          <w:ilvl w:val="0"/>
          <w:numId w:val="2"/>
        </w:numPr>
        <w:suppressLineNumbers/>
        <w:tabs>
          <w:tab w:val="clear" w:pos="360"/>
          <w:tab w:val="num" w:pos="-360"/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По настоящему Акту подлежит оплате Заказчиком сумма в размере ХХХ</w:t>
      </w:r>
      <w:r>
        <w:rPr>
          <w:rFonts w:ascii="Arial" w:hAnsi="Arial" w:cs="Arial"/>
          <w:color w:val="auto"/>
          <w:sz w:val="22"/>
          <w:szCs w:val="22"/>
        </w:rPr>
        <w:t xml:space="preserve">Х (________________) рублей ___ коп., НДС не облагается на основании п. 1 ст. 145.1 Налогового кодекса Российской Федерации. </w:t>
      </w:r>
    </w:p>
    <w:p w14:paraId="665F66D8" w14:textId="12E59AA0" w:rsidR="00FC6CC7" w:rsidRDefault="004D2EA8">
      <w:pPr>
        <w:pStyle w:val="aff"/>
        <w:keepNext/>
        <w:keepLines/>
        <w:numPr>
          <w:ilvl w:val="0"/>
          <w:numId w:val="2"/>
        </w:numPr>
        <w:suppressLineNumbers/>
        <w:tabs>
          <w:tab w:val="clear" w:pos="360"/>
          <w:tab w:val="num" w:pos="-360"/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После производства оплаты вышеуказанных Работ Стороны не будут иметь претензий в отношении друг друга в рамках Договора.</w:t>
      </w:r>
    </w:p>
    <w:p w14:paraId="74F96720" w14:textId="77777777" w:rsidR="00FC6CC7" w:rsidRDefault="00FC6CC7">
      <w:pPr>
        <w:pStyle w:val="aff"/>
        <w:keepNext/>
        <w:keepLines/>
        <w:suppressLineNumbers/>
        <w:tabs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</w:p>
    <w:p w14:paraId="1EF61DBB" w14:textId="77777777" w:rsidR="00FC6CC7" w:rsidRDefault="00FC6CC7">
      <w:pPr>
        <w:pStyle w:val="aff"/>
        <w:keepNext/>
        <w:keepLines/>
        <w:suppressLineNumbers/>
        <w:tabs>
          <w:tab w:val="left" w:pos="567"/>
        </w:tabs>
        <w:ind w:left="426" w:right="-142" w:firstLine="567"/>
        <w:rPr>
          <w:rFonts w:ascii="Arial" w:hAnsi="Arial" w:cs="Arial"/>
          <w:color w:val="auto"/>
          <w:sz w:val="22"/>
          <w:szCs w:val="22"/>
        </w:rPr>
      </w:pPr>
    </w:p>
    <w:tbl>
      <w:tblPr>
        <w:tblW w:w="95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785"/>
        <w:gridCol w:w="4785"/>
      </w:tblGrid>
      <w:tr w:rsidR="00FC6CC7" w14:paraId="12F506BC" w14:textId="77777777">
        <w:trPr>
          <w:trHeight w:val="820"/>
        </w:trPr>
        <w:tc>
          <w:tcPr>
            <w:tcW w:w="4785" w:type="dxa"/>
          </w:tcPr>
          <w:p w14:paraId="62DF4003" w14:textId="0D69962A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6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От Подр</w:t>
            </w:r>
            <w:r>
              <w:rPr>
                <w:rFonts w:ascii="Arial" w:hAnsi="Arial" w:cs="Arial"/>
                <w:b/>
                <w:sz w:val="22"/>
                <w:szCs w:val="22"/>
              </w:rPr>
              <w:t>ядчика:</w:t>
            </w:r>
          </w:p>
          <w:p w14:paraId="29A78BF5" w14:textId="77777777" w:rsidR="00FC6CC7" w:rsidRDefault="00FC6CC7">
            <w:pPr>
              <w:keepNext/>
              <w:keepLines/>
              <w:suppressLineNumbers/>
              <w:tabs>
                <w:tab w:val="left" w:pos="567"/>
              </w:tabs>
              <w:ind w:left="426" w:right="-142" w:firstLine="67"/>
              <w:rPr>
                <w:rFonts w:ascii="Arial" w:hAnsi="Arial" w:cs="Arial"/>
                <w:sz w:val="22"/>
                <w:szCs w:val="22"/>
              </w:rPr>
            </w:pPr>
          </w:p>
          <w:p w14:paraId="1BB0F9D1" w14:textId="77777777" w:rsidR="00FC6CC7" w:rsidRDefault="004D2EA8">
            <w:pPr>
              <w:pStyle w:val="aff1"/>
              <w:keepNext/>
              <w:keepLines/>
              <w:suppressLineNumbers/>
              <w:tabs>
                <w:tab w:val="left" w:pos="567"/>
              </w:tabs>
              <w:ind w:left="426" w:right="-142" w:firstLine="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____________________________</w:t>
            </w:r>
          </w:p>
        </w:tc>
        <w:tc>
          <w:tcPr>
            <w:tcW w:w="4785" w:type="dxa"/>
          </w:tcPr>
          <w:p w14:paraId="6F6C8929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99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От Заказчика:</w:t>
            </w:r>
          </w:p>
          <w:p w14:paraId="31D6D99D" w14:textId="77777777" w:rsidR="00FC6CC7" w:rsidRDefault="00FC6CC7">
            <w:pPr>
              <w:keepNext/>
              <w:keepLines/>
              <w:suppressLineNumbers/>
              <w:tabs>
                <w:tab w:val="left" w:pos="567"/>
              </w:tabs>
              <w:ind w:left="426" w:right="-142" w:firstLine="99"/>
              <w:rPr>
                <w:rFonts w:ascii="Arial" w:hAnsi="Arial" w:cs="Arial"/>
                <w:sz w:val="22"/>
                <w:szCs w:val="22"/>
              </w:rPr>
            </w:pPr>
          </w:p>
          <w:p w14:paraId="1A672F48" w14:textId="77777777" w:rsidR="00FC6CC7" w:rsidRDefault="004D2EA8">
            <w:pPr>
              <w:keepNext/>
              <w:keepLines/>
              <w:suppressLineNumbers/>
              <w:tabs>
                <w:tab w:val="left" w:pos="567"/>
              </w:tabs>
              <w:ind w:left="426" w:right="-142" w:firstLine="9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_____________________________</w:t>
            </w:r>
          </w:p>
        </w:tc>
      </w:tr>
      <w:tr w:rsidR="00FC6CC7" w14:paraId="5D1019E9" w14:textId="77777777">
        <w:trPr>
          <w:trHeight w:val="572"/>
        </w:trPr>
        <w:tc>
          <w:tcPr>
            <w:tcW w:w="4785" w:type="dxa"/>
          </w:tcPr>
          <w:p w14:paraId="6D8FD35E" w14:textId="77777777" w:rsidR="00FC6CC7" w:rsidRDefault="00FC6CC7">
            <w:pPr>
              <w:keepNext/>
              <w:keepLines/>
              <w:suppressLineNumbers/>
              <w:tabs>
                <w:tab w:val="left" w:pos="567"/>
              </w:tabs>
              <w:ind w:left="426" w:right="-142" w:firstLine="67"/>
              <w:rPr>
                <w:rFonts w:ascii="Arial" w:hAnsi="Arial" w:cs="Arial"/>
                <w:sz w:val="22"/>
                <w:szCs w:val="22"/>
              </w:rPr>
            </w:pPr>
          </w:p>
          <w:p w14:paraId="3592559D" w14:textId="63D4E4D5" w:rsidR="00FC6CC7" w:rsidRDefault="004D2EA8">
            <w:pPr>
              <w:keepNext/>
              <w:keepLines/>
              <w:suppressLineNumbers/>
              <w:tabs>
                <w:tab w:val="left" w:pos="567"/>
              </w:tabs>
              <w:ind w:left="426" w:right="-142" w:firstLine="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 /________________/</w:t>
            </w:r>
          </w:p>
        </w:tc>
        <w:tc>
          <w:tcPr>
            <w:tcW w:w="4785" w:type="dxa"/>
          </w:tcPr>
          <w:p w14:paraId="49EB3D87" w14:textId="77777777" w:rsidR="00FC6CC7" w:rsidRDefault="00FC6CC7">
            <w:pPr>
              <w:keepNext/>
              <w:keepLines/>
              <w:suppressLineNumbers/>
              <w:tabs>
                <w:tab w:val="left" w:pos="567"/>
              </w:tabs>
              <w:ind w:left="426" w:right="-142" w:firstLine="99"/>
              <w:rPr>
                <w:rFonts w:ascii="Arial" w:hAnsi="Arial" w:cs="Arial"/>
                <w:sz w:val="22"/>
                <w:szCs w:val="22"/>
              </w:rPr>
            </w:pPr>
          </w:p>
          <w:p w14:paraId="60A4478C" w14:textId="77777777" w:rsidR="00FC6CC7" w:rsidRDefault="004D2EA8">
            <w:pPr>
              <w:keepNext/>
              <w:keepLines/>
              <w:suppressLineNumbers/>
              <w:tabs>
                <w:tab w:val="left" w:pos="567"/>
              </w:tabs>
              <w:ind w:left="426" w:right="-142" w:firstLine="9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____________________ /__________/</w:t>
            </w:r>
          </w:p>
          <w:p w14:paraId="1959A818" w14:textId="77777777" w:rsidR="00FC6CC7" w:rsidRDefault="00FC6CC7">
            <w:pPr>
              <w:keepNext/>
              <w:keepLines/>
              <w:suppressLineNumbers/>
              <w:tabs>
                <w:tab w:val="left" w:pos="567"/>
              </w:tabs>
              <w:ind w:left="426" w:right="-142" w:firstLine="99"/>
              <w:rPr>
                <w:rFonts w:ascii="Arial" w:hAnsi="Arial" w:cs="Arial"/>
                <w:sz w:val="22"/>
                <w:szCs w:val="22"/>
              </w:rPr>
            </w:pPr>
          </w:p>
          <w:p w14:paraId="1F925938" w14:textId="77777777" w:rsidR="00FC6CC7" w:rsidRDefault="00FC6CC7">
            <w:pPr>
              <w:keepNext/>
              <w:keepLines/>
              <w:suppressLineNumbers/>
              <w:tabs>
                <w:tab w:val="left" w:pos="567"/>
              </w:tabs>
              <w:ind w:left="426" w:right="-142" w:firstLine="99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F9D48CE" w14:textId="77777777" w:rsidR="00FC6CC7" w:rsidRDefault="00FC6CC7">
      <w:pPr>
        <w:keepNext/>
        <w:keepLines/>
        <w:suppressLineNumbers/>
        <w:pBdr>
          <w:bottom w:val="single" w:sz="12" w:space="1" w:color="000000"/>
        </w:pBdr>
        <w:tabs>
          <w:tab w:val="left" w:pos="567"/>
        </w:tabs>
        <w:ind w:left="426" w:right="-142" w:firstLine="567"/>
        <w:rPr>
          <w:rFonts w:ascii="Arial" w:hAnsi="Arial" w:cs="Arial"/>
          <w:sz w:val="22"/>
          <w:szCs w:val="22"/>
        </w:rPr>
      </w:pPr>
    </w:p>
    <w:p w14:paraId="5787A2ED" w14:textId="0C2902ED" w:rsidR="00FC6CC7" w:rsidRDefault="004D2EA8">
      <w:pPr>
        <w:keepNext/>
        <w:keepLines/>
        <w:suppressLineNumbers/>
        <w:tabs>
          <w:tab w:val="left" w:pos="0"/>
          <w:tab w:val="left" w:pos="317"/>
          <w:tab w:val="left" w:pos="567"/>
        </w:tabs>
        <w:ind w:left="426" w:right="-142" w:firstLine="567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----------------------------------------------------------КОНЕЦ ФОРМЫ-------------------------------------------------</w:t>
      </w:r>
    </w:p>
    <w:p w14:paraId="5FFEEE29" w14:textId="6FC74803" w:rsidR="00FC6CC7" w:rsidRDefault="004D2EA8">
      <w:pPr>
        <w:keepNext/>
        <w:keepLines/>
        <w:suppressLineNumbers/>
        <w:tabs>
          <w:tab w:val="left" w:pos="567"/>
        </w:tabs>
        <w:ind w:left="426" w:right="-142" w:firstLine="567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ФОРМА УТВЕРЖДЕНА:</w:t>
      </w:r>
    </w:p>
    <w:p w14:paraId="5BD374F2" w14:textId="77777777" w:rsidR="00FC6CC7" w:rsidRDefault="00FC6CC7">
      <w:pPr>
        <w:keepNext/>
        <w:keepLines/>
        <w:suppressLineNumbers/>
        <w:tabs>
          <w:tab w:val="left" w:pos="567"/>
        </w:tabs>
        <w:ind w:left="426" w:right="-142" w:firstLine="567"/>
        <w:rPr>
          <w:rFonts w:ascii="Arial" w:hAnsi="Arial" w:cs="Arial"/>
          <w:sz w:val="22"/>
          <w:szCs w:val="22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5191"/>
        <w:gridCol w:w="5267"/>
      </w:tblGrid>
      <w:tr w:rsidR="00FC6CC7" w14:paraId="4DBEE1A6" w14:textId="77777777">
        <w:trPr>
          <w:trHeight w:val="783"/>
        </w:trPr>
        <w:tc>
          <w:tcPr>
            <w:tcW w:w="5191" w:type="dxa"/>
          </w:tcPr>
          <w:p w14:paraId="5203873D" w14:textId="26B278EA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От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Подрядчикаисп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  <w:p w14:paraId="6C682206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Генеральный директор  </w:t>
            </w:r>
          </w:p>
          <w:p w14:paraId="71EE2B79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  <w:p w14:paraId="5906C55B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  <w:p w14:paraId="73CE0C65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  <w:p w14:paraId="42BE84D0" w14:textId="48F1BCBC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 А.Б. Шаронин</w:t>
            </w:r>
          </w:p>
          <w:p w14:paraId="21F9FECC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5267" w:type="dxa"/>
          </w:tcPr>
          <w:p w14:paraId="0EB0ACC8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От Заказчика:</w:t>
            </w:r>
          </w:p>
          <w:p w14:paraId="1C432137" w14:textId="2BB717ED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Генеральный директор  </w:t>
            </w:r>
          </w:p>
          <w:p w14:paraId="4EEF09DA" w14:textId="3A061FE9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  <w:p w14:paraId="1802F9D9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  <w:p w14:paraId="565DEF5B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  <w:p w14:paraId="6CB44E9F" w14:textId="36E26163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______________________ / В.В.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Грицук</w:t>
            </w:r>
            <w:proofErr w:type="spellEnd"/>
          </w:p>
          <w:p w14:paraId="5C391E6C" w14:textId="77777777" w:rsidR="00FC6CC7" w:rsidRDefault="004D2EA8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  <w:tr w:rsidR="00FC6CC7" w14:paraId="2EE38DA0" w14:textId="77777777">
        <w:trPr>
          <w:trHeight w:val="490"/>
        </w:trPr>
        <w:tc>
          <w:tcPr>
            <w:tcW w:w="5191" w:type="dxa"/>
          </w:tcPr>
          <w:p w14:paraId="3EA20784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67" w:type="dxa"/>
          </w:tcPr>
          <w:p w14:paraId="69073016" w14:textId="77777777" w:rsidR="00FC6CC7" w:rsidRDefault="00FC6CC7">
            <w:pPr>
              <w:keepNext/>
              <w:keepLines/>
              <w:tabs>
                <w:tab w:val="left" w:pos="567"/>
              </w:tabs>
              <w:ind w:left="426" w:right="-142" w:firstLine="567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F17CA72" w14:textId="5B0729D4" w:rsidR="00FC6CC7" w:rsidRDefault="00FC6CC7">
      <w:pPr>
        <w:spacing w:after="160" w:line="259" w:lineRule="auto"/>
        <w:ind w:left="426" w:right="-142" w:firstLine="567"/>
        <w:rPr>
          <w:rFonts w:ascii="Arial" w:hAnsi="Arial" w:cs="Arial"/>
          <w:b/>
          <w:sz w:val="22"/>
          <w:szCs w:val="22"/>
          <w:lang w:eastAsia="en-US"/>
        </w:rPr>
      </w:pPr>
    </w:p>
    <w:sectPr w:rsidR="00FC6CC7">
      <w:pgSz w:w="11906" w:h="16838"/>
      <w:pgMar w:top="1134" w:right="707" w:bottom="1134" w:left="709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Kozlov Kirill" w:date="2026-07-02T16:35:00Z" w:initials="KK">
    <w:p w14:paraId="0000000A" w14:textId="0000000A" w:rsidR="00FC6CC7" w:rsidRDefault="004D2EA8">
      <w:r>
        <w:rPr>
          <w:rFonts w:ascii="Arial" w:eastAsia="Arial" w:hAnsi="Arial" w:cs="Arial"/>
          <w:sz w:val="22"/>
        </w:rPr>
        <w:t xml:space="preserve">Актуализировать </w:t>
      </w:r>
    </w:p>
  </w:comment>
  <w:comment w:id="19" w:author="Kozlov Kirill" w:date="2026-07-03T11:24:00Z" w:initials="KK">
    <w:p w14:paraId="00000009" w14:textId="00000009" w:rsidR="00FC6CC7" w:rsidRDefault="004D2EA8">
      <w:r>
        <w:rPr>
          <w:rFonts w:ascii="Arial" w:eastAsia="Arial" w:hAnsi="Arial" w:cs="Arial"/>
          <w:sz w:val="22"/>
        </w:rPr>
        <w:t>У нас предполагается достижение определенного результата (судя по ТЗ) - в данном случае термин «услуги» некорректен, договор кв</w:t>
      </w:r>
      <w:r>
        <w:rPr>
          <w:rFonts w:ascii="Arial" w:eastAsia="Arial" w:hAnsi="Arial" w:cs="Arial"/>
          <w:sz w:val="22"/>
        </w:rPr>
        <w:t xml:space="preserve">алифицируется как договор подряда </w:t>
      </w:r>
    </w:p>
  </w:comment>
  <w:comment w:id="23" w:author="Kozlov Kirill" w:date="2026-07-03T11:21:00Z" w:initials="KK">
    <w:p w14:paraId="00000007" w14:textId="00000007" w:rsidR="00FC6CC7" w:rsidRDefault="004D2EA8">
      <w:r>
        <w:rPr>
          <w:rFonts w:ascii="Arial" w:eastAsia="Arial" w:hAnsi="Arial" w:cs="Arial"/>
          <w:sz w:val="22"/>
        </w:rPr>
        <w:t>В приложении приведено ТЗ, которое полностью скопировано с КП. Не совсем понятен предмет - будет ли передаваться лицензия? В договоре отсутствуют какие-либо лицензионные условия</w:t>
      </w:r>
    </w:p>
  </w:comment>
  <w:comment w:id="24" w:author="USER" w:date="2026-07-15T18:38:00Z" w:initials="U">
    <w:p w14:paraId="00000008" w14:textId="00000008" w:rsidR="00FC6CC7" w:rsidRDefault="004D2EA8">
      <w:r>
        <w:rPr>
          <w:rFonts w:ascii="Arial" w:eastAsia="Arial" w:hAnsi="Arial" w:cs="Arial"/>
          <w:sz w:val="22"/>
        </w:rPr>
        <w:t>Относительно пре</w:t>
      </w:r>
      <w:r>
        <w:rPr>
          <w:rFonts w:ascii="Arial" w:eastAsia="Arial" w:hAnsi="Arial" w:cs="Arial"/>
          <w:sz w:val="22"/>
        </w:rPr>
        <w:t xml:space="preserve">дмета и лицензионных условий: Настоящий договор составлен </w:t>
      </w:r>
      <w:proofErr w:type="gramStart"/>
      <w:r>
        <w:rPr>
          <w:rFonts w:ascii="Arial" w:eastAsia="Arial" w:hAnsi="Arial" w:cs="Arial"/>
          <w:sz w:val="22"/>
        </w:rPr>
        <w:t>под пилот</w:t>
      </w:r>
      <w:proofErr w:type="gramEnd"/>
      <w:r>
        <w:rPr>
          <w:rFonts w:ascii="Arial" w:eastAsia="Arial" w:hAnsi="Arial" w:cs="Arial"/>
          <w:sz w:val="22"/>
        </w:rPr>
        <w:t>. Передача лицензий в рамках данного пилота не предусмотрена.</w:t>
      </w:r>
    </w:p>
  </w:comment>
  <w:comment w:id="260" w:author="Ozhgihin Yuriy" w:date="2026-07-16T09:56:00Z" w:initials="YO">
    <w:p w14:paraId="00000005" w14:textId="00000005" w:rsidR="00FC6CC7" w:rsidRDefault="004D2EA8">
      <w:r>
        <w:rPr>
          <w:rFonts w:ascii="Arial" w:eastAsia="Arial" w:hAnsi="Arial" w:cs="Arial"/>
          <w:sz w:val="22"/>
        </w:rPr>
        <w:t>Какие роли предполагается настроить?</w:t>
      </w:r>
    </w:p>
  </w:comment>
  <w:comment w:id="261" w:author="Ирина Доржинимаева" w:date="2026-07-16T17:37:00Z" w:initials="ИД">
    <w:p w14:paraId="00000006" w14:textId="00000006" w:rsidR="00FC6CC7" w:rsidRDefault="004D2EA8">
      <w:r>
        <w:rPr>
          <w:rFonts w:ascii="Arial" w:eastAsia="Arial" w:hAnsi="Arial" w:cs="Arial"/>
          <w:sz w:val="22"/>
        </w:rPr>
        <w:t>Изменили с 2 до 5 ролей.</w:t>
      </w:r>
    </w:p>
  </w:comment>
  <w:comment w:id="262" w:author="Ozhgihin Yuriy" w:date="2026-07-16T09:55:00Z" w:initials="YO">
    <w:p w14:paraId="00000003" w14:textId="00000003" w:rsidR="00FC6CC7" w:rsidRDefault="004D2EA8">
      <w:r>
        <w:rPr>
          <w:rFonts w:ascii="Arial" w:eastAsia="Arial" w:hAnsi="Arial" w:cs="Arial"/>
          <w:sz w:val="22"/>
        </w:rPr>
        <w:t>Имеется в виду базы знаний, которые ведутся в самой платформе?</w:t>
      </w:r>
    </w:p>
  </w:comment>
  <w:comment w:id="263" w:author="Ирина Доржинимаева" w:date="2026-07-16T17:38:00Z" w:initials="ИД">
    <w:p w14:paraId="00000004" w14:textId="00000004" w:rsidR="00FC6CC7" w:rsidRDefault="004D2EA8">
      <w:r>
        <w:rPr>
          <w:rFonts w:ascii="Arial" w:eastAsia="Arial" w:hAnsi="Arial" w:cs="Arial"/>
          <w:sz w:val="22"/>
        </w:rPr>
        <w:t>Да</w:t>
      </w:r>
    </w:p>
  </w:comment>
  <w:comment w:id="264" w:author="Ozhgihin Yuriy" w:date="2026-07-16T09:43:00Z" w:initials="YO">
    <w:p w14:paraId="00000001" w14:textId="00000001" w:rsidR="00FC6CC7" w:rsidRDefault="004D2EA8">
      <w:r>
        <w:rPr>
          <w:rFonts w:ascii="Arial" w:eastAsia="Arial" w:hAnsi="Arial" w:cs="Arial"/>
          <w:sz w:val="22"/>
        </w:rPr>
        <w:t>Какие роли будут настроены?</w:t>
      </w:r>
    </w:p>
  </w:comment>
  <w:comment w:id="265" w:author="Ирина Доржинимаева" w:date="2026-07-16T17:39:00Z" w:initials="ИД">
    <w:p w14:paraId="00000002" w14:textId="00000002" w:rsidR="00FC6CC7" w:rsidRDefault="004D2EA8">
      <w:r>
        <w:rPr>
          <w:rFonts w:ascii="Arial" w:eastAsia="Arial" w:hAnsi="Arial" w:cs="Arial"/>
          <w:sz w:val="22"/>
        </w:rPr>
        <w:t>Изменено на до 5 ролей. Состав ролей обсуждается и согласовывается на старте пилота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0A" w15:done="0"/>
  <w15:commentEx w15:paraId="00000009" w15:done="0"/>
  <w15:commentEx w15:paraId="00000007" w15:done="0"/>
  <w15:commentEx w15:paraId="00000008" w15:paraIdParent="00000007" w15:done="0"/>
  <w15:commentEx w15:paraId="00000005" w15:done="0"/>
  <w15:commentEx w15:paraId="00000006" w15:paraIdParent="00000005" w15:done="0"/>
  <w15:commentEx w15:paraId="00000003" w15:done="0"/>
  <w15:commentEx w15:paraId="00000004" w15:paraIdParent="00000003" w15:done="0"/>
  <w15:commentEx w15:paraId="00000001" w15:done="0"/>
  <w15:commentEx w15:paraId="00000002" w15:paraIdParent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4FD3ED1" w16cex:dateUtc="2026-07-16T06:43:00Z"/>
  <w16cex:commentExtensible w16cex:durableId="2E0395CF" w16cex:dateUtc="2026-07-16T14:39:00Z"/>
  <w16cex:commentExtensible w16cex:durableId="0AD1C5CA" w16cex:dateUtc="2026-07-16T06:55:00Z"/>
  <w16cex:commentExtensible w16cex:durableId="2E0395A0" w16cex:dateUtc="2026-07-16T14:38:00Z"/>
  <w16cex:commentExtensible w16cex:durableId="2B6B411C" w16cex:dateUtc="2026-07-16T06:56:00Z"/>
  <w16cex:commentExtensible w16cex:durableId="2E03956C" w16cex:dateUtc="2026-07-16T14:37:00Z"/>
  <w16cex:commentExtensible w16cex:durableId="090CDFC9" w16cex:dateUtc="2026-07-03T08:21:00Z"/>
  <w16cex:commentExtensible w16cex:durableId="400B5711" w16cex:dateUtc="2026-07-15T13:38:00Z"/>
  <w16cex:commentExtensible w16cex:durableId="27D74961" w16cex:dateUtc="2026-07-03T08:24:00Z"/>
  <w16cex:commentExtensible w16cex:durableId="41AE031B" w16cex:dateUtc="2026-07-02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0A" w16cid:durableId="41AE031B"/>
  <w16cid:commentId w16cid:paraId="00000009" w16cid:durableId="27D74961"/>
  <w16cid:commentId w16cid:paraId="00000007" w16cid:durableId="090CDFC9"/>
  <w16cid:commentId w16cid:paraId="00000008" w16cid:durableId="400B5711"/>
  <w16cid:commentId w16cid:paraId="00000005" w16cid:durableId="2B6B411C"/>
  <w16cid:commentId w16cid:paraId="00000006" w16cid:durableId="2E03956C"/>
  <w16cid:commentId w16cid:paraId="00000003" w16cid:durableId="0AD1C5CA"/>
  <w16cid:commentId w16cid:paraId="00000004" w16cid:durableId="2E0395A0"/>
  <w16cid:commentId w16cid:paraId="00000001" w16cid:durableId="34FD3ED1"/>
  <w16cid:commentId w16cid:paraId="00000002" w16cid:durableId="2E0395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B6B779" w14:textId="77777777" w:rsidR="004D2EA8" w:rsidRDefault="004D2EA8">
      <w:r>
        <w:separator/>
      </w:r>
    </w:p>
  </w:endnote>
  <w:endnote w:type="continuationSeparator" w:id="0">
    <w:p w14:paraId="1AA76B2C" w14:textId="77777777" w:rsidR="004D2EA8" w:rsidRDefault="004D2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9E4C4B" w14:textId="3FEBDD79" w:rsidR="00FC6CC7" w:rsidRDefault="004D2EA8">
    <w:pPr>
      <w:pStyle w:val="aff3"/>
      <w:tabs>
        <w:tab w:val="clear" w:pos="4677"/>
        <w:tab w:val="clear" w:pos="9355"/>
        <w:tab w:val="center" w:pos="4890"/>
        <w:tab w:val="right" w:pos="9781"/>
      </w:tabs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Страница </w:t>
    </w:r>
    <w:r>
      <w:rPr>
        <w:i/>
        <w:sz w:val="16"/>
        <w:szCs w:val="16"/>
      </w:rPr>
      <w:fldChar w:fldCharType="begin"/>
    </w:r>
    <w:r>
      <w:rPr>
        <w:i/>
        <w:sz w:val="16"/>
        <w:szCs w:val="16"/>
      </w:rPr>
      <w:instrText xml:space="preserve"> PAGE   \* MERGEFORMAT </w:instrText>
    </w:r>
    <w:r>
      <w:rPr>
        <w:i/>
        <w:sz w:val="16"/>
        <w:szCs w:val="16"/>
      </w:rPr>
      <w:fldChar w:fldCharType="separate"/>
    </w:r>
    <w:r>
      <w:rPr>
        <w:i/>
        <w:sz w:val="16"/>
        <w:szCs w:val="16"/>
      </w:rPr>
      <w:t>8</w:t>
    </w:r>
    <w:r>
      <w:rPr>
        <w:i/>
        <w:sz w:val="16"/>
        <w:szCs w:val="16"/>
      </w:rPr>
      <w:fldChar w:fldCharType="end"/>
    </w:r>
    <w:r>
      <w:rPr>
        <w:i/>
        <w:sz w:val="16"/>
        <w:szCs w:val="16"/>
      </w:rPr>
      <w:t xml:space="preserve"> из </w:t>
    </w:r>
    <w:r>
      <w:rPr>
        <w:i/>
        <w:sz w:val="16"/>
        <w:szCs w:val="16"/>
      </w:rPr>
      <w:fldChar w:fldCharType="begin"/>
    </w:r>
    <w:r>
      <w:rPr>
        <w:i/>
        <w:sz w:val="16"/>
        <w:szCs w:val="16"/>
      </w:rPr>
      <w:instrText xml:space="preserve"> NUMPAGES   \* MERGEFORMAT </w:instrText>
    </w:r>
    <w:r>
      <w:rPr>
        <w:i/>
        <w:sz w:val="16"/>
        <w:szCs w:val="16"/>
      </w:rPr>
      <w:fldChar w:fldCharType="separate"/>
    </w:r>
    <w:r>
      <w:rPr>
        <w:i/>
        <w:sz w:val="16"/>
        <w:szCs w:val="16"/>
      </w:rPr>
      <w:t>8</w:t>
    </w:r>
    <w:r>
      <w:rPr>
        <w:i/>
        <w:sz w:val="16"/>
        <w:szCs w:val="16"/>
      </w:rPr>
      <w:fldChar w:fldCharType="end"/>
    </w:r>
    <w:r>
      <w:rPr>
        <w:i/>
        <w:sz w:val="16"/>
        <w:szCs w:val="16"/>
      </w:rPr>
      <w:t xml:space="preserve"> стр.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26C688" w14:textId="77777777" w:rsidR="004D2EA8" w:rsidRDefault="004D2EA8">
      <w:r>
        <w:separator/>
      </w:r>
    </w:p>
  </w:footnote>
  <w:footnote w:type="continuationSeparator" w:id="0">
    <w:p w14:paraId="408B011C" w14:textId="77777777" w:rsidR="004D2EA8" w:rsidRDefault="004D2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519BA"/>
    <w:multiLevelType w:val="multilevel"/>
    <w:tmpl w:val="1090A2A4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17" w:hanging="50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1" w15:restartNumberingAfterBreak="0">
    <w:nsid w:val="01C21F2B"/>
    <w:multiLevelType w:val="multilevel"/>
    <w:tmpl w:val="F516F10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abstractNum w:abstractNumId="2" w15:restartNumberingAfterBreak="0">
    <w:nsid w:val="01C46B59"/>
    <w:multiLevelType w:val="multilevel"/>
    <w:tmpl w:val="50A4FE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928EA"/>
    <w:multiLevelType w:val="multilevel"/>
    <w:tmpl w:val="FB6626DC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pStyle w:val="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5565B7"/>
    <w:multiLevelType w:val="multilevel"/>
    <w:tmpl w:val="39CEF7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027"/>
    <w:multiLevelType w:val="multilevel"/>
    <w:tmpl w:val="7E10A0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999"/>
        </w:tabs>
        <w:ind w:left="999" w:hanging="432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BF9142D"/>
    <w:multiLevelType w:val="multilevel"/>
    <w:tmpl w:val="891C823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017195"/>
    <w:multiLevelType w:val="multilevel"/>
    <w:tmpl w:val="4E380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53F5812"/>
    <w:multiLevelType w:val="multilevel"/>
    <w:tmpl w:val="6AACB6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FC26BF"/>
    <w:multiLevelType w:val="multilevel"/>
    <w:tmpl w:val="50264F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E3BDB"/>
    <w:multiLevelType w:val="multilevel"/>
    <w:tmpl w:val="481A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115D9"/>
    <w:multiLevelType w:val="multilevel"/>
    <w:tmpl w:val="09D47EF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B667BC"/>
    <w:multiLevelType w:val="multilevel"/>
    <w:tmpl w:val="66F0892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236E7859"/>
    <w:multiLevelType w:val="multilevel"/>
    <w:tmpl w:val="DFA68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7C03CC7"/>
    <w:multiLevelType w:val="multilevel"/>
    <w:tmpl w:val="69320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5A7BAB"/>
    <w:multiLevelType w:val="multilevel"/>
    <w:tmpl w:val="4DBE0B70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504"/>
      </w:pPr>
      <w:rPr>
        <w:rFonts w:hint="default"/>
        <w:b w:val="0"/>
        <w:bCs/>
      </w:rPr>
    </w:lvl>
    <w:lvl w:ilvl="2">
      <w:start w:val="2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16" w15:restartNumberingAfterBreak="0">
    <w:nsid w:val="2F063CAB"/>
    <w:multiLevelType w:val="multilevel"/>
    <w:tmpl w:val="37F2CE88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2F2310BA"/>
    <w:multiLevelType w:val="multilevel"/>
    <w:tmpl w:val="ED3A89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56F61"/>
    <w:multiLevelType w:val="multilevel"/>
    <w:tmpl w:val="66B802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895626"/>
    <w:multiLevelType w:val="multilevel"/>
    <w:tmpl w:val="8ACE7DD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A07FA"/>
    <w:multiLevelType w:val="multilevel"/>
    <w:tmpl w:val="420658E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abstractNum w:abstractNumId="21" w15:restartNumberingAfterBreak="0">
    <w:nsid w:val="3DF52B27"/>
    <w:multiLevelType w:val="multilevel"/>
    <w:tmpl w:val="E48C8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0E4AA8"/>
    <w:multiLevelType w:val="multilevel"/>
    <w:tmpl w:val="6FAC83B6"/>
    <w:lvl w:ilvl="0">
      <w:start w:val="1"/>
      <w:numFmt w:val="bullet"/>
      <w:lvlText w:val="·"/>
      <w:lvlJc w:val="left"/>
      <w:pPr>
        <w:ind w:left="74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90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6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50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3F987B88"/>
    <w:multiLevelType w:val="multilevel"/>
    <w:tmpl w:val="43A211F0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46D4E64"/>
    <w:multiLevelType w:val="multilevel"/>
    <w:tmpl w:val="7EC48A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3540CF"/>
    <w:multiLevelType w:val="multilevel"/>
    <w:tmpl w:val="126653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03D00"/>
    <w:multiLevelType w:val="multilevel"/>
    <w:tmpl w:val="1602CA2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632C96"/>
    <w:multiLevelType w:val="multilevel"/>
    <w:tmpl w:val="A3B6133C"/>
    <w:lvl w:ilvl="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49F634FC"/>
    <w:multiLevelType w:val="multilevel"/>
    <w:tmpl w:val="389289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AC4508"/>
    <w:multiLevelType w:val="multilevel"/>
    <w:tmpl w:val="9692E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E934E6"/>
    <w:multiLevelType w:val="multilevel"/>
    <w:tmpl w:val="C6122F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741221"/>
    <w:multiLevelType w:val="multilevel"/>
    <w:tmpl w:val="49DC04BE"/>
    <w:lvl w:ilvl="0">
      <w:start w:val="1"/>
      <w:numFmt w:val="decimal"/>
      <w:lvlRestart w:val="0"/>
      <w:pStyle w:val="REBL1"/>
      <w:lvlText w:val="%1."/>
      <w:lvlJc w:val="left"/>
      <w:pPr>
        <w:tabs>
          <w:tab w:val="num" w:pos="720"/>
        </w:tabs>
      </w:pPr>
      <w:rPr>
        <w:rFonts w:ascii="Times New Roman" w:hAnsi="Times New Roman" w:cs="Times New Roman" w:hint="default"/>
        <w:b/>
        <w:i w:val="0"/>
        <w:caps w:val="0"/>
        <w:color w:val="auto"/>
        <w:sz w:val="22"/>
        <w:szCs w:val="22"/>
        <w:u w:val="none"/>
      </w:rPr>
    </w:lvl>
    <w:lvl w:ilvl="1">
      <w:start w:val="1"/>
      <w:numFmt w:val="decimal"/>
      <w:pStyle w:val="REBL2"/>
      <w:lvlText w:val="%1.%2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i w:val="0"/>
        <w:caps w:val="0"/>
        <w:color w:val="auto"/>
        <w:sz w:val="22"/>
        <w:szCs w:val="22"/>
        <w:u w:val="none"/>
      </w:rPr>
    </w:lvl>
    <w:lvl w:ilvl="2">
      <w:start w:val="1"/>
      <w:numFmt w:val="decimal"/>
      <w:pStyle w:val="REBL3"/>
      <w:lvlText w:val="%1.%2.%3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3">
      <w:start w:val="1"/>
      <w:numFmt w:val="lowerLetter"/>
      <w:pStyle w:val="REBL4"/>
      <w:lvlText w:val="(%4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4">
      <w:start w:val="1"/>
      <w:numFmt w:val="lowerRoman"/>
      <w:pStyle w:val="REBL5"/>
      <w:lvlText w:val="(%5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5">
      <w:start w:val="1"/>
      <w:numFmt w:val="upperLetter"/>
      <w:pStyle w:val="REBL6"/>
      <w:lvlText w:val="(%6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6">
      <w:start w:val="1"/>
      <w:numFmt w:val="upperRoman"/>
      <w:pStyle w:val="REBL7"/>
      <w:lvlText w:val="(%7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7">
      <w:start w:val="27"/>
      <w:numFmt w:val="lowerLetter"/>
      <w:pStyle w:val="REBL8"/>
      <w:lvlText w:val="(%8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8">
      <w:start w:val="1"/>
      <w:numFmt w:val="decimal"/>
      <w:pStyle w:val="REBL9"/>
      <w:lvlText w:val="(%9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</w:abstractNum>
  <w:abstractNum w:abstractNumId="32" w15:restartNumberingAfterBreak="0">
    <w:nsid w:val="56930C78"/>
    <w:multiLevelType w:val="multilevel"/>
    <w:tmpl w:val="2CF03B04"/>
    <w:lvl w:ilvl="0">
      <w:start w:val="1"/>
      <w:numFmt w:val="bullet"/>
      <w:lvlText w:val=""/>
      <w:lvlJc w:val="left"/>
      <w:pPr>
        <w:tabs>
          <w:tab w:val="num" w:pos="1339"/>
        </w:tabs>
        <w:ind w:left="1296" w:hanging="317"/>
      </w:pPr>
      <w:rPr>
        <w:rFonts w:ascii="Wingdings" w:hAnsi="Wingdings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3" w15:restartNumberingAfterBreak="0">
    <w:nsid w:val="58672446"/>
    <w:multiLevelType w:val="multilevel"/>
    <w:tmpl w:val="773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56690"/>
    <w:multiLevelType w:val="multilevel"/>
    <w:tmpl w:val="EFA89B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6A6A6A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F2D1F"/>
    <w:multiLevelType w:val="multilevel"/>
    <w:tmpl w:val="079678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 w15:restartNumberingAfterBreak="0">
    <w:nsid w:val="675621EF"/>
    <w:multiLevelType w:val="multilevel"/>
    <w:tmpl w:val="AFB8C4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4.%3."/>
      <w:lvlJc w:val="left"/>
      <w:pPr>
        <w:tabs>
          <w:tab w:val="num" w:pos="1713"/>
        </w:tabs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6D837B2A"/>
    <w:multiLevelType w:val="multilevel"/>
    <w:tmpl w:val="D124CB3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1748B"/>
    <w:multiLevelType w:val="multilevel"/>
    <w:tmpl w:val="9AF63F8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A77A3"/>
    <w:multiLevelType w:val="multilevel"/>
    <w:tmpl w:val="28FEF21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9736C6"/>
    <w:multiLevelType w:val="multilevel"/>
    <w:tmpl w:val="B37081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7"/>
  </w:num>
  <w:num w:numId="5">
    <w:abstractNumId w:val="40"/>
  </w:num>
  <w:num w:numId="6">
    <w:abstractNumId w:val="35"/>
  </w:num>
  <w:num w:numId="7">
    <w:abstractNumId w:val="36"/>
  </w:num>
  <w:num w:numId="8">
    <w:abstractNumId w:val="10"/>
  </w:num>
  <w:num w:numId="9">
    <w:abstractNumId w:val="33"/>
  </w:num>
  <w:num w:numId="10">
    <w:abstractNumId w:val="8"/>
  </w:num>
  <w:num w:numId="11">
    <w:abstractNumId w:val="32"/>
  </w:num>
  <w:num w:numId="12">
    <w:abstractNumId w:val="37"/>
  </w:num>
  <w:num w:numId="13">
    <w:abstractNumId w:val="1"/>
  </w:num>
  <w:num w:numId="14">
    <w:abstractNumId w:val="20"/>
  </w:num>
  <w:num w:numId="15">
    <w:abstractNumId w:val="28"/>
  </w:num>
  <w:num w:numId="16">
    <w:abstractNumId w:val="9"/>
  </w:num>
  <w:num w:numId="17">
    <w:abstractNumId w:val="39"/>
  </w:num>
  <w:num w:numId="18">
    <w:abstractNumId w:val="4"/>
  </w:num>
  <w:num w:numId="19">
    <w:abstractNumId w:val="6"/>
  </w:num>
  <w:num w:numId="20">
    <w:abstractNumId w:val="19"/>
  </w:num>
  <w:num w:numId="21">
    <w:abstractNumId w:val="26"/>
  </w:num>
  <w:num w:numId="22">
    <w:abstractNumId w:val="11"/>
  </w:num>
  <w:num w:numId="23">
    <w:abstractNumId w:val="21"/>
  </w:num>
  <w:num w:numId="24">
    <w:abstractNumId w:val="2"/>
  </w:num>
  <w:num w:numId="25">
    <w:abstractNumId w:val="30"/>
  </w:num>
  <w:num w:numId="26">
    <w:abstractNumId w:val="38"/>
  </w:num>
  <w:num w:numId="27">
    <w:abstractNumId w:val="24"/>
  </w:num>
  <w:num w:numId="28">
    <w:abstractNumId w:val="18"/>
  </w:num>
  <w:num w:numId="29">
    <w:abstractNumId w:val="25"/>
  </w:num>
  <w:num w:numId="30">
    <w:abstractNumId w:val="14"/>
  </w:num>
  <w:num w:numId="31">
    <w:abstractNumId w:val="17"/>
  </w:num>
  <w:num w:numId="32">
    <w:abstractNumId w:val="27"/>
  </w:num>
  <w:num w:numId="33">
    <w:abstractNumId w:val="0"/>
  </w:num>
  <w:num w:numId="34">
    <w:abstractNumId w:val="15"/>
  </w:num>
  <w:num w:numId="35">
    <w:abstractNumId w:val="31"/>
  </w:num>
  <w:num w:numId="36">
    <w:abstractNumId w:val="16"/>
  </w:num>
  <w:num w:numId="37">
    <w:abstractNumId w:val="23"/>
  </w:num>
  <w:num w:numId="38">
    <w:abstractNumId w:val="12"/>
    <w:lvlOverride w:ilvl="0">
      <w:startOverride w:val="1"/>
    </w:lvlOverride>
  </w:num>
  <w:num w:numId="39">
    <w:abstractNumId w:val="22"/>
  </w:num>
  <w:num w:numId="40">
    <w:abstractNumId w:val="29"/>
  </w:num>
  <w:num w:numId="41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Владислав Андросов">
    <w15:presenceInfo w15:providerId="None" w15:userId="Владислав Андросов"/>
  </w15:person>
  <w15:person w15:author="Kozlov Kirill">
    <w15:presenceInfo w15:providerId="AD" w15:userId="S::Kirill.Kozlov@d8.capital::21a996bf-32ac-45f3-aaab-fa485973562e"/>
  </w15:person>
  <w15:person w15:author="USER">
    <w15:presenceInfo w15:providerId="None" w15:userId="USER"/>
  </w15:person>
  <w15:person w15:author="Ozhgihin Yuriy">
    <w15:presenceInfo w15:providerId="AD" w15:userId="S::yuriy.ozhgihin@d8.capital::5983ed18-4996-4299-bc90-c8c508f12a14"/>
  </w15:person>
  <w15:person w15:author="Ирина Доржинимаева">
    <w15:presenceInfo w15:providerId="Windows Live" w15:userId="f5d8ac8f3e0c4e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CC7"/>
    <w:rsid w:val="004D2EA8"/>
    <w:rsid w:val="00BC6D81"/>
    <w:rsid w:val="00EE41A1"/>
    <w:rsid w:val="00FC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07427"/>
  <w15:docId w15:val="{92BA8879-249A-4DA9-8509-B0DA6D0E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spacing w:before="240" w:after="60" w:line="240" w:lineRule="atLeast"/>
      <w:jc w:val="both"/>
      <w:outlineLvl w:val="1"/>
    </w:pPr>
    <w:rPr>
      <w:rFonts w:ascii="Book Antiqua" w:hAnsi="Book Antiqua"/>
      <w:b/>
      <w:i/>
      <w:sz w:val="28"/>
      <w:szCs w:val="20"/>
      <w:lang w:val="en-US" w:eastAsia="en-US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a">
    <w:name w:val="Placeholder Text"/>
    <w:basedOn w:val="a0"/>
    <w:uiPriority w:val="99"/>
    <w:semiHidden/>
    <w:rPr>
      <w:color w:val="666666"/>
    </w:rPr>
  </w:style>
  <w:style w:type="paragraph" w:styleId="afb">
    <w:name w:val="TOC Heading"/>
    <w:uiPriority w:val="39"/>
    <w:unhideWhenUsed/>
  </w:style>
  <w:style w:type="paragraph" w:styleId="afc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rPr>
      <w:rFonts w:ascii="Book Antiqua" w:eastAsia="Times New Roman" w:hAnsi="Book Antiqua" w:cs="Times New Roman"/>
      <w:b/>
      <w:i/>
      <w:sz w:val="28"/>
      <w:szCs w:val="20"/>
      <w:lang w:val="en-US"/>
    </w:rPr>
  </w:style>
  <w:style w:type="character" w:customStyle="1" w:styleId="30">
    <w:name w:val="Заголовок 3 Знак"/>
    <w:basedOn w:val="a0"/>
    <w:link w:val="3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90">
    <w:name w:val="Заголовок 9 Знак"/>
    <w:basedOn w:val="a0"/>
    <w:link w:val="9"/>
    <w:rPr>
      <w:rFonts w:ascii="Arial" w:eastAsia="Times New Roman" w:hAnsi="Arial" w:cs="Arial"/>
      <w:lang w:eastAsia="ru-RU"/>
    </w:rPr>
  </w:style>
  <w:style w:type="paragraph" w:styleId="afd">
    <w:name w:val="Plain Text"/>
    <w:basedOn w:val="a"/>
    <w:link w:val="13"/>
    <w:rPr>
      <w:rFonts w:ascii="Courier New" w:hAnsi="Courier New" w:cs="Courier New"/>
      <w:sz w:val="20"/>
      <w:szCs w:val="20"/>
    </w:rPr>
  </w:style>
  <w:style w:type="character" w:customStyle="1" w:styleId="afe">
    <w:name w:val="Текст Знак"/>
    <w:basedOn w:val="a0"/>
    <w:uiPriority w:val="99"/>
    <w:semiHidden/>
    <w:rPr>
      <w:rFonts w:ascii="Consolas" w:eastAsia="Times New Roman" w:hAnsi="Consolas" w:cs="Times New Roman"/>
      <w:sz w:val="21"/>
      <w:szCs w:val="21"/>
      <w:lang w:eastAsia="ru-RU"/>
    </w:rPr>
  </w:style>
  <w:style w:type="character" w:customStyle="1" w:styleId="13">
    <w:name w:val="Текст Знак1"/>
    <w:link w:val="af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">
    <w:name w:val="Body Text"/>
    <w:basedOn w:val="a"/>
    <w:link w:val="aff0"/>
    <w:pPr>
      <w:jc w:val="both"/>
    </w:pPr>
    <w:rPr>
      <w:color w:val="00CCFF"/>
    </w:rPr>
  </w:style>
  <w:style w:type="character" w:customStyle="1" w:styleId="aff0">
    <w:name w:val="Основной текст Знак"/>
    <w:basedOn w:val="a0"/>
    <w:link w:val="aff"/>
    <w:rPr>
      <w:rFonts w:ascii="Times New Roman" w:eastAsia="Times New Roman" w:hAnsi="Times New Roman" w:cs="Times New Roman"/>
      <w:color w:val="00CCFF"/>
      <w:sz w:val="24"/>
      <w:szCs w:val="24"/>
      <w:lang w:eastAsia="ru-RU"/>
    </w:rPr>
  </w:style>
  <w:style w:type="paragraph" w:styleId="aff1">
    <w:name w:val="annotation text"/>
    <w:basedOn w:val="a"/>
    <w:link w:val="aff2"/>
    <w:uiPriority w:val="99"/>
    <w:pPr>
      <w:jc w:val="both"/>
    </w:pPr>
    <w:rPr>
      <w:sz w:val="20"/>
      <w:szCs w:val="20"/>
      <w:lang w:eastAsia="en-US"/>
    </w:rPr>
  </w:style>
  <w:style w:type="character" w:customStyle="1" w:styleId="aff2">
    <w:name w:val="Текст примечания Знак"/>
    <w:basedOn w:val="a0"/>
    <w:link w:val="aff1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f3">
    <w:name w:val="footer"/>
    <w:basedOn w:val="a"/>
    <w:link w:val="aff4"/>
    <w:pPr>
      <w:tabs>
        <w:tab w:val="center" w:pos="4677"/>
        <w:tab w:val="right" w:pos="9355"/>
      </w:tabs>
    </w:pPr>
  </w:style>
  <w:style w:type="character" w:customStyle="1" w:styleId="aff4">
    <w:name w:val="Нижний колонтитул Знак"/>
    <w:basedOn w:val="a0"/>
    <w:link w:val="af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5">
    <w:name w:val="List Paragraph"/>
    <w:basedOn w:val="a"/>
    <w:link w:val="aff6"/>
    <w:qFormat/>
    <w:pPr>
      <w:ind w:left="720"/>
      <w:contextualSpacing/>
    </w:pPr>
    <w:rPr>
      <w:color w:val="000000"/>
    </w:rPr>
  </w:style>
  <w:style w:type="character" w:styleId="aff7">
    <w:name w:val="Hyperlink"/>
    <w:uiPriority w:val="99"/>
    <w:unhideWhenUsed/>
    <w:rPr>
      <w:color w:val="0000FF"/>
      <w:u w:val="single"/>
    </w:rPr>
  </w:style>
  <w:style w:type="paragraph" w:customStyle="1" w:styleId="big-bullet">
    <w:name w:val="big-bullet"/>
    <w:basedOn w:val="a"/>
    <w:pPr>
      <w:tabs>
        <w:tab w:val="num" w:pos="360"/>
        <w:tab w:val="left" w:pos="426"/>
        <w:tab w:val="left" w:pos="851"/>
        <w:tab w:val="left" w:pos="1276"/>
        <w:tab w:val="left" w:pos="1701"/>
        <w:tab w:val="left" w:pos="4536"/>
        <w:tab w:val="right" w:pos="9639"/>
      </w:tabs>
      <w:spacing w:before="60" w:after="60"/>
      <w:ind w:left="360" w:hanging="360"/>
      <w:jc w:val="both"/>
    </w:pPr>
    <w:rPr>
      <w:rFonts w:ascii="Book Antiqua" w:hAnsi="Book Antiqua"/>
      <w:sz w:val="22"/>
      <w:szCs w:val="20"/>
      <w:lang w:val="en-IE" w:eastAsia="en-US"/>
    </w:rPr>
  </w:style>
  <w:style w:type="character" w:customStyle="1" w:styleId="aff6">
    <w:name w:val="Абзац списка Знак"/>
    <w:link w:val="aff5"/>
    <w:uiPriority w:val="3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Pr>
      <w:rFonts w:ascii="Arial" w:eastAsia="Times New Roman" w:hAnsi="Arial" w:cs="Arial"/>
      <w:b/>
      <w:bCs/>
      <w:sz w:val="32"/>
      <w:szCs w:val="32"/>
      <w:lang w:eastAsia="ru-RU"/>
    </w:rPr>
  </w:style>
  <w:style w:type="paragraph" w:customStyle="1" w:styleId="OL1text">
    <w:name w:val="OL1 text"/>
    <w:basedOn w:val="a"/>
    <w:pPr>
      <w:spacing w:before="100" w:after="40"/>
      <w:ind w:left="380"/>
      <w:jc w:val="both"/>
    </w:pPr>
    <w:rPr>
      <w:rFonts w:ascii="Arial" w:eastAsiaTheme="minorHAnsi" w:hAnsi="Arial" w:cs="Arial"/>
      <w:sz w:val="18"/>
      <w:szCs w:val="18"/>
    </w:rPr>
  </w:style>
  <w:style w:type="character" w:styleId="aff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9">
    <w:name w:val="annotation subject"/>
    <w:basedOn w:val="aff1"/>
    <w:next w:val="aff1"/>
    <w:link w:val="affa"/>
    <w:uiPriority w:val="99"/>
    <w:semiHidden/>
    <w:unhideWhenUsed/>
    <w:pPr>
      <w:jc w:val="left"/>
    </w:pPr>
    <w:rPr>
      <w:b/>
      <w:bCs/>
      <w:lang w:eastAsia="ru-RU"/>
    </w:rPr>
  </w:style>
  <w:style w:type="character" w:customStyle="1" w:styleId="affa">
    <w:name w:val="Тема примечания Знак"/>
    <w:basedOn w:val="aff2"/>
    <w:link w:val="aff9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b">
    <w:name w:val="Balloon Text"/>
    <w:basedOn w:val="a"/>
    <w:link w:val="affc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0"/>
    <w:link w:val="affb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fd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BL1">
    <w:name w:val="REB_L1"/>
    <w:basedOn w:val="a"/>
    <w:next w:val="REBL2"/>
    <w:uiPriority w:val="99"/>
    <w:pPr>
      <w:keepNext/>
      <w:keepLines/>
      <w:numPr>
        <w:numId w:val="35"/>
      </w:numPr>
      <w:spacing w:after="240"/>
      <w:outlineLvl w:val="0"/>
    </w:pPr>
    <w:rPr>
      <w:b/>
      <w:smallCaps/>
      <w:szCs w:val="20"/>
      <w:lang w:val="en-GB" w:eastAsia="en-US"/>
    </w:rPr>
  </w:style>
  <w:style w:type="paragraph" w:customStyle="1" w:styleId="REBL2">
    <w:name w:val="REB_L2"/>
    <w:basedOn w:val="REBL1"/>
    <w:uiPriority w:val="99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REBL3">
    <w:name w:val="REB_L3"/>
    <w:basedOn w:val="REBL2"/>
    <w:uiPriority w:val="99"/>
    <w:pPr>
      <w:numPr>
        <w:ilvl w:val="2"/>
      </w:numPr>
    </w:pPr>
  </w:style>
  <w:style w:type="paragraph" w:customStyle="1" w:styleId="REBL4">
    <w:name w:val="REB_L4"/>
    <w:basedOn w:val="REBL3"/>
    <w:uiPriority w:val="99"/>
    <w:pPr>
      <w:numPr>
        <w:ilvl w:val="3"/>
      </w:numPr>
    </w:pPr>
  </w:style>
  <w:style w:type="paragraph" w:customStyle="1" w:styleId="REBL5">
    <w:name w:val="REB_L5"/>
    <w:basedOn w:val="REBL4"/>
    <w:uiPriority w:val="99"/>
    <w:pPr>
      <w:numPr>
        <w:ilvl w:val="4"/>
      </w:numPr>
    </w:pPr>
  </w:style>
  <w:style w:type="paragraph" w:customStyle="1" w:styleId="REBL6">
    <w:name w:val="REB_L6"/>
    <w:basedOn w:val="REBL5"/>
    <w:uiPriority w:val="99"/>
    <w:pPr>
      <w:numPr>
        <w:ilvl w:val="5"/>
      </w:numPr>
    </w:pPr>
  </w:style>
  <w:style w:type="paragraph" w:customStyle="1" w:styleId="REBL7">
    <w:name w:val="REB_L7"/>
    <w:basedOn w:val="REBL6"/>
    <w:uiPriority w:val="99"/>
    <w:pPr>
      <w:numPr>
        <w:ilvl w:val="6"/>
      </w:numPr>
    </w:pPr>
  </w:style>
  <w:style w:type="paragraph" w:customStyle="1" w:styleId="REBL8">
    <w:name w:val="REB_L8"/>
    <w:basedOn w:val="REBL7"/>
    <w:uiPriority w:val="99"/>
    <w:pPr>
      <w:numPr>
        <w:ilvl w:val="7"/>
      </w:numPr>
    </w:pPr>
  </w:style>
  <w:style w:type="paragraph" w:customStyle="1" w:styleId="REBL9">
    <w:name w:val="REB_L9"/>
    <w:basedOn w:val="REBL8"/>
    <w:uiPriority w:val="99"/>
    <w:pPr>
      <w:numPr>
        <w:ilvl w:val="8"/>
      </w:numPr>
    </w:pPr>
  </w:style>
  <w:style w:type="paragraph" w:styleId="affe">
    <w:name w:val="header"/>
    <w:basedOn w:val="a"/>
    <w:link w:val="af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f">
    <w:name w:val="Верхний колонтитул Знак"/>
    <w:basedOn w:val="a0"/>
    <w:link w:val="affe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CCB2-4333-4205-B2D0-A69E7D651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5983</Words>
  <Characters>34106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Kozlov Kirill</dc:creator>
  <cp:keywords/>
  <dc:description/>
  <cp:lastModifiedBy>Владислав Андросов</cp:lastModifiedBy>
  <cp:revision>3</cp:revision>
  <dcterms:created xsi:type="dcterms:W3CDTF">2026-07-24T16:15:00Z</dcterms:created>
  <dcterms:modified xsi:type="dcterms:W3CDTF">2026-07-24T16:15:00Z</dcterms:modified>
</cp:coreProperties>
</file>